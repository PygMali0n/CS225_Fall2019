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ind w:firstLine="720"/>
        <w:rPr>
          <w:rFonts w:ascii="Lora" w:cs="Lora" w:eastAsia="Lora" w:hAnsi="Lora"/>
          <w:b w:val="1"/>
        </w:rPr>
        <w:pPrChange w:author="Yan Sun" w:id="0" w:date="2019-11-20T18:29:53Z">
          <w:pPr>
            <w:pStyle w:val="Heading4"/>
          </w:pPr>
        </w:pPrChange>
      </w:pPr>
      <w:bookmarkStart w:colFirst="0" w:colLast="0" w:name="_3kbd541w8n90" w:id="0"/>
      <w:bookmarkEnd w:id="0"/>
      <w:r w:rsidDel="00000000" w:rsidR="00000000" w:rsidRPr="00000000">
        <w:rPr>
          <w:rFonts w:ascii="Lora" w:cs="Lora" w:eastAsia="Lora" w:hAnsi="Lora"/>
          <w:b w:val="1"/>
          <w:rtl w:val="0"/>
        </w:rPr>
        <w:t xml:space="preserve">Graph ADT</w:t>
      </w:r>
    </w:p>
    <w:p w:rsidR="00000000" w:rsidDel="00000000" w:rsidP="00000000" w:rsidRDefault="00000000" w:rsidRPr="00000000" w14:paraId="00000002">
      <w:pPr>
        <w:numPr>
          <w:ilvl w:val="0"/>
          <w:numId w:val="1"/>
        </w:numPr>
        <w:ind w:left="720" w:hanging="360"/>
        <w:rPr>
          <w:color w:val="666666"/>
        </w:rPr>
      </w:pPr>
      <w:r w:rsidDel="00000000" w:rsidR="00000000" w:rsidRPr="00000000">
        <w:rPr>
          <w:rFonts w:ascii="Lora" w:cs="Lora" w:eastAsia="Lora" w:hAnsi="Lora"/>
          <w:b w:val="1"/>
          <w:color w:val="666666"/>
          <w:rtl w:val="0"/>
        </w:rPr>
        <w:t xml:space="preserve">Data</w:t>
      </w:r>
      <w:r w:rsidDel="00000000" w:rsidR="00000000" w:rsidRPr="00000000">
        <w:rPr>
          <w:rFonts w:ascii="Lora" w:cs="Lora" w:eastAsia="Lora" w:hAnsi="Lora"/>
          <w:color w:val="666666"/>
          <w:rtl w:val="0"/>
        </w:rPr>
        <w:t xml:space="preserve">: all vertices, all edges, and the structure to maintain relations between vertices and edges.</w:t>
      </w:r>
    </w:p>
    <w:p w:rsidR="00000000" w:rsidDel="00000000" w:rsidP="00000000" w:rsidRDefault="00000000" w:rsidRPr="00000000" w14:paraId="00000003">
      <w:pPr>
        <w:numPr>
          <w:ilvl w:val="0"/>
          <w:numId w:val="1"/>
        </w:numPr>
        <w:ind w:left="720" w:hanging="360"/>
        <w:rPr>
          <w:color w:val="666666"/>
        </w:rPr>
      </w:pPr>
      <w:r w:rsidDel="00000000" w:rsidR="00000000" w:rsidRPr="00000000">
        <w:rPr>
          <w:rFonts w:ascii="Lora" w:cs="Lora" w:eastAsia="Lora" w:hAnsi="Lora"/>
          <w:b w:val="1"/>
          <w:color w:val="666666"/>
          <w:rtl w:val="0"/>
        </w:rPr>
        <w:t xml:space="preserve">Functions</w:t>
      </w:r>
      <w:r w:rsidDel="00000000" w:rsidR="00000000" w:rsidRPr="00000000">
        <w:rPr>
          <w:rFonts w:ascii="Lora" w:cs="Lora" w:eastAsia="Lora" w:hAnsi="Lora"/>
          <w:color w:val="666666"/>
          <w:rtl w:val="0"/>
        </w:rPr>
        <w:t xml:space="preserve">: </w:t>
      </w:r>
    </w:p>
    <w:p w:rsidR="00000000" w:rsidDel="00000000" w:rsidP="00000000" w:rsidRDefault="00000000" w:rsidRPr="00000000" w14:paraId="00000004">
      <w:pPr>
        <w:numPr>
          <w:ilvl w:val="1"/>
          <w:numId w:val="1"/>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insert vertex/edge, </w:t>
      </w:r>
    </w:p>
    <w:p w:rsidR="00000000" w:rsidDel="00000000" w:rsidP="00000000" w:rsidRDefault="00000000" w:rsidRPr="00000000" w14:paraId="00000005">
      <w:pPr>
        <w:numPr>
          <w:ilvl w:val="1"/>
          <w:numId w:val="1"/>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remove vertex/edge, </w:t>
      </w:r>
    </w:p>
    <w:p w:rsidR="00000000" w:rsidDel="00000000" w:rsidP="00000000" w:rsidRDefault="00000000" w:rsidRPr="00000000" w14:paraId="00000006">
      <w:pPr>
        <w:numPr>
          <w:ilvl w:val="1"/>
          <w:numId w:val="1"/>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find incident edges, </w:t>
      </w:r>
      <w:ins w:author="Yiliang Li" w:id="1" w:date="2019-12-15T02:27:15Z">
        <w:r w:rsidDel="00000000" w:rsidR="00000000" w:rsidRPr="00000000">
          <w:rPr>
            <w:rFonts w:ascii="Lora" w:cs="Lora" w:eastAsia="Lora" w:hAnsi="Lora"/>
            <w:color w:val="666666"/>
            <w:rtl w:val="0"/>
          </w:rPr>
          <w:t xml:space="preserve">￼</w:t>
        </w:r>
      </w:ins>
      <w:r w:rsidDel="00000000" w:rsidR="00000000" w:rsidRPr="00000000">
        <w:rPr>
          <w:rtl w:val="0"/>
        </w:rPr>
      </w:r>
    </w:p>
    <w:p w:rsidR="00000000" w:rsidDel="00000000" w:rsidP="00000000" w:rsidRDefault="00000000" w:rsidRPr="00000000" w14:paraId="00000007">
      <w:pPr>
        <w:numPr>
          <w:ilvl w:val="1"/>
          <w:numId w:val="1"/>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check if two vertices are adjacent, and </w:t>
      </w:r>
    </w:p>
    <w:p w:rsidR="00000000" w:rsidDel="00000000" w:rsidP="00000000" w:rsidRDefault="00000000" w:rsidRPr="00000000" w14:paraId="00000008">
      <w:pPr>
        <w:numPr>
          <w:ilvl w:val="1"/>
          <w:numId w:val="1"/>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In case of directed graph find origin/destination.</w:t>
      </w:r>
      <w:r w:rsidDel="00000000" w:rsidR="00000000" w:rsidRPr="00000000">
        <w:rPr>
          <w:rtl w:val="0"/>
        </w:rPr>
      </w:r>
    </w:p>
    <w:p w:rsidR="00000000" w:rsidDel="00000000" w:rsidP="00000000" w:rsidRDefault="00000000" w:rsidRPr="00000000" w14:paraId="00000009">
      <w:pPr>
        <w:pStyle w:val="Heading5"/>
        <w:rPr>
          <w:rFonts w:ascii="Lora" w:cs="Lora" w:eastAsia="Lora" w:hAnsi="Lora"/>
          <w:b w:val="1"/>
        </w:rPr>
      </w:pPr>
      <w:bookmarkStart w:colFirst="0" w:colLast="0" w:name="_o91hwbdnnw62" w:id="1"/>
      <w:bookmarkEnd w:id="1"/>
      <w:r w:rsidDel="00000000" w:rsidR="00000000" w:rsidRPr="00000000">
        <w:rPr>
          <w:rFonts w:ascii="Lora" w:cs="Lora" w:eastAsia="Lora" w:hAnsi="Lora"/>
          <w:b w:val="1"/>
          <w:rtl w:val="0"/>
        </w:rPr>
        <w:t xml:space="preserve">Question: </w:t>
      </w:r>
      <w:r w:rsidDel="00000000" w:rsidR="00000000" w:rsidRPr="00000000">
        <w:rPr>
          <w:rFonts w:ascii="Lora" w:cs="Lora" w:eastAsia="Lora" w:hAnsi="Lora"/>
          <w:b w:val="1"/>
          <w:rtl w:val="0"/>
        </w:rPr>
        <w:t xml:space="preserve">Implementation 2 runs in either O(1) or O(n), while Implementation 1 runs in either O(1) or O(m). Which one is better?</w:t>
      </w:r>
    </w:p>
    <w:p w:rsidR="00000000" w:rsidDel="00000000" w:rsidP="00000000" w:rsidRDefault="00000000" w:rsidRPr="00000000" w14:paraId="0000000A">
      <w:pPr>
        <w:numPr>
          <w:ilvl w:val="1"/>
          <w:numId w:val="6"/>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Depends on the data. If the graph is not connected Implementation 1 is better even though it seems bad when we look at the worst case running time.</w:t>
      </w:r>
    </w:p>
    <w:p w:rsidR="00000000" w:rsidDel="00000000" w:rsidP="00000000" w:rsidRDefault="00000000" w:rsidRPr="00000000" w14:paraId="0000000B">
      <w:pPr>
        <w:numPr>
          <w:ilvl w:val="1"/>
          <w:numId w:val="6"/>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Before we decide on the implementation we need to consider what our data set looks like.</w:t>
      </w:r>
      <w:ins w:author="Jasneet Thukral" w:id="2" w:date="2019-12-16T03:05:28Z">
        <w:commentRangeStart w:id="0"/>
        <w:r w:rsidDel="00000000" w:rsidR="00000000" w:rsidRPr="00000000">
          <w:rPr>
            <w:rFonts w:ascii="Lora" w:cs="Lora" w:eastAsia="Lora" w:hAnsi="Lora"/>
            <w:color w:val="666666"/>
            <w:rtl w:val="0"/>
          </w:rPr>
          <w:t xml:space="preserve"> → O(m) is obviously better than O(n) because there are less edges than the number of </w:t>
        </w:r>
        <w:r w:rsidDel="00000000" w:rsidR="00000000" w:rsidRPr="00000000">
          <w:rPr>
            <w:rFonts w:ascii="Lora" w:cs="Lora" w:eastAsia="Lora" w:hAnsi="Lora"/>
            <w:color w:val="666666"/>
            <w:rtl w:val="0"/>
          </w:rPr>
          <w:t xml:space="preserve">vertices</w:t>
        </w:r>
        <w:r w:rsidDel="00000000" w:rsidR="00000000" w:rsidRPr="00000000">
          <w:rPr>
            <w:rFonts w:ascii="Lora" w:cs="Lora" w:eastAsia="Lora" w:hAnsi="Lora"/>
            <w:color w:val="666666"/>
            <w:rtl w:val="0"/>
          </w:rPr>
          <w:t xml:space="preserve">.  However, depending on the manner in which we are accessing our graph, we may want one over the other (if there are significantly more O(1) accesses that would be O(m) in the other)</w:t>
        </w:r>
      </w:ins>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rPr>
          <w:rFonts w:ascii="Lora" w:cs="Lora" w:eastAsia="Lora" w:hAnsi="Lora"/>
          <w:b w:val="1"/>
          <w:color w:val="666666"/>
          <w:sz w:val="24"/>
          <w:szCs w:val="24"/>
        </w:rPr>
      </w:pPr>
      <w:r w:rsidDel="00000000" w:rsidR="00000000" w:rsidRPr="00000000">
        <w:rPr>
          <w:rtl w:val="0"/>
        </w:rPr>
      </w:r>
    </w:p>
    <w:p w:rsidR="00000000" w:rsidDel="00000000" w:rsidP="00000000" w:rsidRDefault="00000000" w:rsidRPr="00000000" w14:paraId="0000000D">
      <w:pPr>
        <w:rPr>
          <w:rFonts w:ascii="Lora" w:cs="Lora" w:eastAsia="Lora" w:hAnsi="Lora"/>
          <w:color w:val="666666"/>
        </w:rPr>
      </w:pPr>
      <w:r w:rsidDel="00000000" w:rsidR="00000000" w:rsidRPr="00000000">
        <w:rPr>
          <w:rFonts w:ascii="Lora" w:cs="Lora" w:eastAsia="Lora" w:hAnsi="Lora"/>
          <w:b w:val="1"/>
          <w:color w:val="666666"/>
          <w:sz w:val="24"/>
          <w:szCs w:val="24"/>
          <w:rtl w:val="0"/>
        </w:rPr>
        <w:t xml:space="preserve">Graph implementation 3 : ADJ List</w:t>
      </w:r>
      <w:r w:rsidDel="00000000" w:rsidR="00000000" w:rsidRPr="00000000">
        <w:rPr>
          <w:rtl w:val="0"/>
        </w:rPr>
      </w:r>
    </w:p>
    <w:p w:rsidR="00000000" w:rsidDel="00000000" w:rsidP="00000000" w:rsidRDefault="00000000" w:rsidRPr="00000000" w14:paraId="0000000E">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We will maintain a hash table of vertices, and every ve</w:t>
      </w:r>
      <w:ins w:author="Xiao Tan" w:id="3" w:date="2019-11-23T03:03:05Z">
        <w:del w:author="Qianhao Luo" w:id="4" w:date="2019-11-26T21:24:42Z">
          <w:r w:rsidDel="00000000" w:rsidR="00000000" w:rsidRPr="00000000">
            <w:rPr>
              <w:rFonts w:ascii="Lora" w:cs="Lora" w:eastAsia="Lora" w:hAnsi="Lora"/>
              <w:color w:val="666666"/>
              <w:rtl w:val="0"/>
            </w:rPr>
            <w:delText xml:space="preserve"> </w:delText>
          </w:r>
        </w:del>
      </w:ins>
      <w:r w:rsidDel="00000000" w:rsidR="00000000" w:rsidRPr="00000000">
        <w:rPr>
          <w:rFonts w:ascii="Lora" w:cs="Lora" w:eastAsia="Lora" w:hAnsi="Lora"/>
          <w:color w:val="666666"/>
          <w:rtl w:val="0"/>
        </w:rPr>
        <w:t xml:space="preserve">rtex in the table has a linked list of pointers which point to edges in the edge list.</w:t>
      </w:r>
    </w:p>
    <w:p w:rsidR="00000000" w:rsidDel="00000000" w:rsidP="00000000" w:rsidRDefault="00000000" w:rsidRPr="00000000" w14:paraId="0000000F">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Elements from the edge list will point back to the hash table.</w:t>
      </w:r>
    </w:p>
    <w:p w:rsidR="00000000" w:rsidDel="00000000" w:rsidP="00000000" w:rsidRDefault="00000000" w:rsidRPr="00000000" w14:paraId="00000010">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3035237" cy="1566863"/>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035237" cy="1566863"/>
                    </a:xfrm>
                    <a:prstGeom prst="rect"/>
                    <a:ln/>
                  </pic:spPr>
                </pic:pic>
              </a:graphicData>
            </a:graphic>
          </wp:inline>
        </w:drawing>
      </w:r>
      <w:ins w:author="Shenfeng Gu" w:id="5" w:date="2019-04-28T18:40:49Z">
        <w:del w:author="Atakan Ozyapici" w:id="6" w:date="2019-04-30T02:00:13Z">
          <w:r w:rsidDel="00000000" w:rsidR="00000000" w:rsidRPr="00000000">
            <w:rPr>
              <w:rFonts w:ascii="Lora" w:cs="Lora" w:eastAsia="Lora" w:hAnsi="Lora"/>
              <w:color w:val="666666"/>
              <w:rtl w:val="0"/>
            </w:rPr>
            <w:tab/>
          </w:r>
        </w:del>
      </w:ins>
      <w:r w:rsidDel="00000000" w:rsidR="00000000" w:rsidRPr="00000000">
        <w:rPr>
          <w:rtl w:val="0"/>
        </w:rPr>
      </w:r>
    </w:p>
    <w:p w:rsidR="00000000" w:rsidDel="00000000" w:rsidP="00000000" w:rsidRDefault="00000000" w:rsidRPr="00000000" w14:paraId="00000011">
      <w:pPr>
        <w:numPr>
          <w:ilvl w:val="1"/>
          <w:numId w:val="5"/>
        </w:numPr>
        <w:ind w:left="1440" w:hanging="360"/>
        <w:rPr>
          <w:color w:val="666666"/>
        </w:rPr>
      </w:pPr>
      <w:r w:rsidDel="00000000" w:rsidR="00000000" w:rsidRPr="00000000">
        <w:rPr>
          <w:rFonts w:ascii="Lora" w:cs="Lora" w:eastAsia="Lora" w:hAnsi="Lora"/>
          <w:color w:val="666666"/>
          <w:rtl w:val="0"/>
        </w:rPr>
        <w:t xml:space="preserve">The running time of </w:t>
      </w:r>
      <w:r w:rsidDel="00000000" w:rsidR="00000000" w:rsidRPr="00000000">
        <w:rPr>
          <w:rFonts w:ascii="Lora" w:cs="Lora" w:eastAsia="Lora" w:hAnsi="Lora"/>
          <w:b w:val="1"/>
          <w:color w:val="666666"/>
          <w:rtl w:val="0"/>
        </w:rPr>
        <w:t xml:space="preserve">insert vertex </w:t>
      </w:r>
      <w:r w:rsidDel="00000000" w:rsidR="00000000" w:rsidRPr="00000000">
        <w:rPr>
          <w:rFonts w:ascii="Nova Mono" w:cs="Nova Mono" w:eastAsia="Nova Mono" w:hAnsi="Nova Mono"/>
          <w:color w:val="666666"/>
          <w:rtl w:val="0"/>
        </w:rPr>
        <w:t xml:space="preserve">would be O(1) → we would just add a vertex to the hash table.</w:t>
      </w:r>
    </w:p>
    <w:p w:rsidR="00000000" w:rsidDel="00000000" w:rsidP="00000000" w:rsidRDefault="00000000" w:rsidRPr="00000000" w14:paraId="00000012">
      <w:pPr>
        <w:numPr>
          <w:ilvl w:val="1"/>
          <w:numId w:val="5"/>
        </w:numPr>
        <w:ind w:left="1440" w:hanging="360"/>
        <w:rPr>
          <w:color w:val="666666"/>
        </w:rPr>
      </w:pPr>
      <w:r w:rsidDel="00000000" w:rsidR="00000000" w:rsidRPr="00000000">
        <w:rPr>
          <w:rFonts w:ascii="Lora" w:cs="Lora" w:eastAsia="Lora" w:hAnsi="Lora"/>
          <w:color w:val="666666"/>
          <w:rtl w:val="0"/>
        </w:rPr>
        <w:t xml:space="preserve">The running time of </w:t>
      </w:r>
      <w:r w:rsidDel="00000000" w:rsidR="00000000" w:rsidRPr="00000000">
        <w:rPr>
          <w:rFonts w:ascii="Lora" w:cs="Lora" w:eastAsia="Lora" w:hAnsi="Lora"/>
          <w:b w:val="1"/>
          <w:color w:val="666666"/>
          <w:rtl w:val="0"/>
        </w:rPr>
        <w:t xml:space="preserve">remove vertex </w:t>
      </w:r>
      <w:r w:rsidDel="00000000" w:rsidR="00000000" w:rsidRPr="00000000">
        <w:rPr>
          <w:rFonts w:ascii="Lora" w:cs="Lora" w:eastAsia="Lora" w:hAnsi="Lora"/>
          <w:color w:val="666666"/>
          <w:rtl w:val="0"/>
        </w:rPr>
        <w:t xml:space="preserve">would be</w:t>
      </w:r>
      <w:ins w:author="Yunfei Ma" w:id="7" w:date="2019-04-22T15:24:14Z">
        <w:r w:rsidDel="00000000" w:rsidR="00000000" w:rsidRPr="00000000">
          <w:rPr>
            <w:rFonts w:ascii="Lora" w:cs="Lora" w:eastAsia="Lora" w:hAnsi="Lora"/>
            <w:color w:val="666666"/>
            <w:rtl w:val="0"/>
          </w:rPr>
          <w:t xml:space="preserve"> </w:t>
        </w:r>
      </w:ins>
      <w:del w:author="Nikhil Deenamsetty" w:id="8" w:date="2019-04-24T23:45:30Z">
        <w:r w:rsidDel="00000000" w:rsidR="00000000" w:rsidRPr="00000000">
          <w:rPr>
            <w:rFonts w:ascii="Lora" w:cs="Lora" w:eastAsia="Lora" w:hAnsi="Lora"/>
            <w:color w:val="666666"/>
            <w:rtl w:val="0"/>
          </w:rPr>
          <w:delText xml:space="preserve"> </w:delText>
        </w:r>
      </w:del>
      <w:r w:rsidDel="00000000" w:rsidR="00000000" w:rsidRPr="00000000">
        <w:rPr>
          <w:rFonts w:ascii="Lora" w:cs="Lora" w:eastAsia="Lora" w:hAnsi="Lora"/>
          <w:color w:val="666666"/>
          <w:rtl w:val="0"/>
        </w:rPr>
        <w:t xml:space="preserve">O(deg(v)):</w:t>
      </w:r>
    </w:p>
    <w:p w:rsidR="00000000" w:rsidDel="00000000" w:rsidP="00000000" w:rsidRDefault="00000000" w:rsidRPr="00000000" w14:paraId="00000013">
      <w:pPr>
        <w:numPr>
          <w:ilvl w:val="2"/>
          <w:numId w:val="5"/>
        </w:numPr>
        <w:ind w:left="216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loop through the list of incident edges → each node v has deg(v) incident edges, so we have to go over deg(v) edges to remove a vertex.</w:t>
      </w:r>
    </w:p>
    <w:p w:rsidR="00000000" w:rsidDel="00000000" w:rsidP="00000000" w:rsidRDefault="00000000" w:rsidRPr="00000000" w14:paraId="00000014">
      <w:pPr>
        <w:numPr>
          <w:ilvl w:val="1"/>
          <w:numId w:val="5"/>
        </w:numPr>
        <w:ind w:left="1440" w:hanging="360"/>
        <w:rPr>
          <w:color w:val="666666"/>
        </w:rPr>
      </w:pPr>
      <w:r w:rsidDel="00000000" w:rsidR="00000000" w:rsidRPr="00000000">
        <w:rPr>
          <w:rFonts w:ascii="Lora" w:cs="Lora" w:eastAsia="Lora" w:hAnsi="Lora"/>
          <w:color w:val="666666"/>
          <w:rtl w:val="0"/>
        </w:rPr>
        <w:t xml:space="preserve">To </w:t>
      </w:r>
      <w:r w:rsidDel="00000000" w:rsidR="00000000" w:rsidRPr="00000000">
        <w:rPr>
          <w:rFonts w:ascii="Lora" w:cs="Lora" w:eastAsia="Lora" w:hAnsi="Lora"/>
          <w:b w:val="1"/>
          <w:color w:val="666666"/>
          <w:rtl w:val="0"/>
        </w:rPr>
        <w:t xml:space="preserve">check adjacent nodes</w:t>
      </w:r>
      <w:r w:rsidDel="00000000" w:rsidR="00000000" w:rsidRPr="00000000">
        <w:rPr>
          <w:rFonts w:ascii="Lora" w:cs="Lora" w:eastAsia="Lora" w:hAnsi="Lora"/>
          <w:color w:val="666666"/>
          <w:rtl w:val="0"/>
        </w:rPr>
        <w:t xml:space="preserve">, we need to go through incident edges of one of the vertices. We will </w:t>
      </w:r>
      <w:ins w:author="Zhanchen Huang" w:id="9" w:date="2019-04-17T15:38:52Z">
        <w:commentRangeStart w:id="1"/>
        <w:commentRangeStart w:id="2"/>
        <w:commentRangeStart w:id="3"/>
        <w:r w:rsidDel="00000000" w:rsidR="00000000" w:rsidRPr="00000000">
          <w:rPr>
            <w:rFonts w:ascii="Lora" w:cs="Lora" w:eastAsia="Lora" w:hAnsi="Lora"/>
            <w:color w:val="666666"/>
            <w:rtl w:val="0"/>
          </w:rPr>
          <w:t xml:space="preserve">choose</w:t>
        </w:r>
      </w:ins>
      <w:del w:author="Zhanchen Huang" w:id="9" w:date="2019-04-17T15:38:52Z">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Lora" w:cs="Lora" w:eastAsia="Lora" w:hAnsi="Lora"/>
            <w:color w:val="666666"/>
            <w:rtl w:val="0"/>
          </w:rPr>
          <w:delText xml:space="preserve">chose</w:delText>
        </w:r>
      </w:del>
      <w:r w:rsidDel="00000000" w:rsidR="00000000" w:rsidRPr="00000000">
        <w:rPr>
          <w:rFonts w:ascii="Lora" w:cs="Lora" w:eastAsia="Lora" w:hAnsi="Lora"/>
          <w:color w:val="666666"/>
          <w:rtl w:val="0"/>
        </w:rPr>
        <w:t xml:space="preserve"> the vertex with smaller list. The running time is O(min(deg(v1), deg(v2))). </w:t>
      </w:r>
    </w:p>
    <w:p w:rsidR="00000000" w:rsidDel="00000000" w:rsidP="00000000" w:rsidRDefault="00000000" w:rsidRPr="00000000" w14:paraId="00000015">
      <w:pPr>
        <w:numPr>
          <w:ilvl w:val="1"/>
          <w:numId w:val="5"/>
        </w:numPr>
        <w:ind w:left="1440" w:hanging="360"/>
        <w:rPr>
          <w:color w:val="666666"/>
        </w:rPr>
      </w:pPr>
      <w:r w:rsidDel="00000000" w:rsidR="00000000" w:rsidRPr="00000000">
        <w:rPr>
          <w:rFonts w:ascii="Lora" w:cs="Lora" w:eastAsia="Lora" w:hAnsi="Lora"/>
          <w:b w:val="1"/>
          <w:color w:val="666666"/>
          <w:rtl w:val="0"/>
        </w:rPr>
        <w:t xml:space="preserve">Find incident edge</w:t>
      </w:r>
      <w:r w:rsidDel="00000000" w:rsidR="00000000" w:rsidRPr="00000000">
        <w:rPr>
          <w:rFonts w:ascii="Lora" w:cs="Lora" w:eastAsia="Lora" w:hAnsi="Lora"/>
          <w:color w:val="666666"/>
          <w:rtl w:val="0"/>
        </w:rPr>
        <w:t xml:space="preserve">s takes O(deg(v)).</w:t>
      </w:r>
    </w:p>
    <w:p w:rsidR="00000000" w:rsidDel="00000000" w:rsidP="00000000" w:rsidRDefault="00000000" w:rsidRPr="00000000" w14:paraId="00000016">
      <w:pPr>
        <w:numPr>
          <w:ilvl w:val="1"/>
          <w:numId w:val="5"/>
        </w:numPr>
        <w:ind w:left="1440" w:hanging="360"/>
        <w:rPr>
          <w:color w:val="666666"/>
        </w:rPr>
      </w:pPr>
      <w:r w:rsidDel="00000000" w:rsidR="00000000" w:rsidRPr="00000000">
        <w:rPr>
          <w:rFonts w:ascii="Lora" w:cs="Lora" w:eastAsia="Lora" w:hAnsi="Lora"/>
          <w:b w:val="1"/>
          <w:color w:val="666666"/>
          <w:rtl w:val="0"/>
        </w:rPr>
        <w:t xml:space="preserve">InsertEdges</w:t>
      </w:r>
      <w:r w:rsidDel="00000000" w:rsidR="00000000" w:rsidRPr="00000000">
        <w:rPr>
          <w:rFonts w:ascii="Lora" w:cs="Lora" w:eastAsia="Lora" w:hAnsi="Lora"/>
          <w:color w:val="666666"/>
          <w:rtl w:val="0"/>
        </w:rPr>
        <w:t xml:space="preserve">: O(1) + O(1) + O(1)  = O(1) </w:t>
      </w:r>
    </w:p>
    <w:p w:rsidR="00000000" w:rsidDel="00000000" w:rsidP="00000000" w:rsidRDefault="00000000" w:rsidRPr="00000000" w14:paraId="00000017">
      <w:pPr>
        <w:pStyle w:val="Heading4"/>
        <w:rPr>
          <w:rFonts w:ascii="Lora" w:cs="Lora" w:eastAsia="Lora" w:hAnsi="Lora"/>
          <w:b w:val="1"/>
        </w:rPr>
      </w:pPr>
      <w:bookmarkStart w:colFirst="0" w:colLast="0" w:name="_558dn8i6z0h0" w:id="2"/>
      <w:bookmarkEnd w:id="2"/>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4"/>
        <w:rPr>
          <w:rFonts w:ascii="Lora" w:cs="Lora" w:eastAsia="Lora" w:hAnsi="Lora"/>
          <w:b w:val="1"/>
        </w:rPr>
      </w:pPr>
      <w:bookmarkStart w:colFirst="0" w:colLast="0" w:name="_q29uooqk4iy7" w:id="3"/>
      <w:bookmarkEnd w:id="3"/>
      <w:r w:rsidDel="00000000" w:rsidR="00000000" w:rsidRPr="00000000">
        <w:rPr>
          <w:rFonts w:ascii="Lora" w:cs="Lora" w:eastAsia="Lora" w:hAnsi="Lora"/>
          <w:b w:val="1"/>
          <w:rtl w:val="0"/>
        </w:rPr>
        <w:t xml:space="preserve">Summary of graph implementation run time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Lora" w:cs="Lora" w:eastAsia="Lora" w:hAnsi="Lora"/>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Edge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Adjacency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Adjacency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Lora" w:cs="Lora" w:eastAsia="Lora" w:hAnsi="Lora"/>
                <w:b w:val="1"/>
                <w:color w:val="666666"/>
              </w:rPr>
            </w:pPr>
            <w:r w:rsidDel="00000000" w:rsidR="00000000" w:rsidRPr="00000000">
              <w:rPr>
                <w:rFonts w:ascii="Lora" w:cs="Lora" w:eastAsia="Lora" w:hAnsi="Lora"/>
                <w:b w:val="1"/>
                <w:color w:val="666666"/>
                <w:rtl w:val="0"/>
              </w:rPr>
              <w:t xml:space="preserv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rFonts w:ascii="Lora" w:cs="Lora" w:eastAsia="Lora" w:hAnsi="Lora"/>
                <w:color w:val="666666"/>
              </w:rPr>
            </w:pPr>
            <w:ins w:author="Jinbo Ci" w:id="10" w:date="2019-05-24T06:43:11Z">
              <w:del w:author="Abid Hossain" w:id="11" w:date="2019-11-29T20:22:46Z">
                <w:r w:rsidDel="00000000" w:rsidR="00000000" w:rsidRPr="00000000">
                  <w:rPr>
                    <w:rFonts w:ascii="Lora" w:cs="Lora" w:eastAsia="Lora" w:hAnsi="Lora"/>
                    <w:color w:val="666666"/>
                    <w:rtl w:val="0"/>
                  </w:rPr>
                  <w:delText xml:space="preserve">I</w:delText>
                </w:r>
              </w:del>
            </w:ins>
            <m:oMath>
              <m:sSup>
                <m:sSupPr>
                  <m:ctrlPr>
                    <w:rPr>
                      <w:rFonts w:ascii="Lora" w:cs="Lora" w:eastAsia="Lora" w:hAnsi="Lora"/>
                      <w:color w:val="666666"/>
                    </w:rPr>
                  </m:ctrlPr>
                </m:sSupPr>
                <m:e>
                  <m:r>
                    <w:rPr>
                      <w:rFonts w:ascii="Lora" w:cs="Lora" w:eastAsia="Lora" w:hAnsi="Lora"/>
                      <w:color w:val="666666"/>
                    </w:rPr>
                    <m:t xml:space="preserve">n</m:t>
                  </m:r>
                </m:e>
                <m:sup>
                  <m:r>
                    <w:rPr>
                      <w:rFonts w:ascii="Lora" w:cs="Lora" w:eastAsia="Lora" w:hAnsi="Lora"/>
                      <w:color w:val="666666"/>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rFonts w:ascii="Lora" w:cs="Lora" w:eastAsia="Lora" w:hAnsi="Lora"/>
                <w:color w:val="666666"/>
              </w:rPr>
            </w:pPr>
            <w:r w:rsidDel="00000000" w:rsidR="00000000" w:rsidRPr="00000000">
              <w:rPr>
                <w:rFonts w:ascii="Lora" w:cs="Lora" w:eastAsia="Lora" w:hAnsi="Lora"/>
                <w:color w:val="666666"/>
                <w:rtl w:val="0"/>
              </w:rPr>
              <w:t xml:space="preserve">n+m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Lora" w:cs="Lora" w:eastAsia="Lora" w:hAnsi="Lora"/>
                <w:b w:val="1"/>
                <w:color w:val="666666"/>
              </w:rPr>
            </w:pPr>
            <w:r w:rsidDel="00000000" w:rsidR="00000000" w:rsidRPr="00000000">
              <w:rPr>
                <w:rFonts w:ascii="Lora" w:cs="Lora" w:eastAsia="Lora" w:hAnsi="Lora"/>
                <w:b w:val="1"/>
                <w:color w:val="666666"/>
                <w:rtl w:val="0"/>
              </w:rPr>
              <w:t xml:space="preserve">insert 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ora" w:cs="Lora" w:eastAsia="Lora" w:hAnsi="Lora"/>
                <w:b w:val="1"/>
                <w:color w:val="666666"/>
              </w:rPr>
            </w:pPr>
            <w:r w:rsidDel="00000000" w:rsidR="00000000" w:rsidRPr="00000000">
              <w:rPr>
                <w:rFonts w:ascii="Lora" w:cs="Lora" w:eastAsia="Lora" w:hAnsi="Lora"/>
                <w:b w:val="1"/>
                <w:color w:val="666666"/>
                <w:rtl w:val="0"/>
              </w:rPr>
              <w:t xml:space="preserve">remove 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deg(v)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ora" w:cs="Lora" w:eastAsia="Lora" w:hAnsi="Lora"/>
                <w:b w:val="1"/>
                <w:color w:val="666666"/>
              </w:rPr>
            </w:pPr>
            <w:r w:rsidDel="00000000" w:rsidR="00000000" w:rsidRPr="00000000">
              <w:rPr>
                <w:rFonts w:ascii="Lora" w:cs="Lora" w:eastAsia="Lora" w:hAnsi="Lora"/>
                <w:b w:val="1"/>
                <w:color w:val="666666"/>
                <w:rtl w:val="0"/>
              </w:rPr>
              <w:t xml:space="preserve">insert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Lora" w:cs="Lora" w:eastAsia="Lora" w:hAnsi="Lora"/>
                <w:b w:val="1"/>
                <w:color w:val="666666"/>
              </w:rPr>
            </w:pPr>
            <w:r w:rsidDel="00000000" w:rsidR="00000000" w:rsidRPr="00000000">
              <w:rPr>
                <w:rFonts w:ascii="Lora" w:cs="Lora" w:eastAsia="Lora" w:hAnsi="Lora"/>
                <w:b w:val="1"/>
                <w:color w:val="666666"/>
                <w:rtl w:val="0"/>
              </w:rPr>
              <w:t xml:space="preserve">remove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Lora" w:cs="Lora" w:eastAsia="Lora" w:hAnsi="Lora"/>
                <w:b w:val="1"/>
                <w:color w:val="666666"/>
              </w:rPr>
            </w:pPr>
            <w:r w:rsidDel="00000000" w:rsidR="00000000" w:rsidRPr="00000000">
              <w:rPr>
                <w:rFonts w:ascii="Lora" w:cs="Lora" w:eastAsia="Lora" w:hAnsi="Lora"/>
                <w:b w:val="1"/>
                <w:color w:val="666666"/>
                <w:rtl w:val="0"/>
              </w:rPr>
              <w:t xml:space="preserve">incident edges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deg(v)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ora" w:cs="Lora" w:eastAsia="Lora" w:hAnsi="Lora"/>
                <w:b w:val="1"/>
                <w:color w:val="666666"/>
              </w:rPr>
            </w:pPr>
            <w:r w:rsidDel="00000000" w:rsidR="00000000" w:rsidRPr="00000000">
              <w:rPr>
                <w:rFonts w:ascii="Lora" w:cs="Lora" w:eastAsia="Lora" w:hAnsi="Lora"/>
                <w:b w:val="1"/>
                <w:color w:val="666666"/>
                <w:rtl w:val="0"/>
              </w:rPr>
              <w:t xml:space="preserve">are adjacent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Lora" w:cs="Lora" w:eastAsia="Lora" w:hAnsi="Lora"/>
                <w:color w:val="666666"/>
              </w:rPr>
            </w:pPr>
            <w:r w:rsidDel="00000000" w:rsidR="00000000" w:rsidRPr="00000000">
              <w:rPr>
                <w:rFonts w:ascii="Lora" w:cs="Lora" w:eastAsia="Lora" w:hAnsi="Lora"/>
                <w:color w:val="666666"/>
                <w:rtl w:val="0"/>
              </w:rPr>
              <w:t xml:space="preserve">min(deg(v), deg(w))</w:t>
            </w:r>
          </w:p>
        </w:tc>
      </w:tr>
    </w:tbl>
    <w:p w:rsidR="00000000" w:rsidDel="00000000" w:rsidP="00000000" w:rsidRDefault="00000000" w:rsidRPr="00000000" w14:paraId="00000039">
      <w:pPr>
        <w:rPr>
          <w:rFonts w:ascii="Lora" w:cs="Lora" w:eastAsia="Lora" w:hAnsi="Lora"/>
          <w:color w:val="666666"/>
        </w:rPr>
      </w:pPr>
      <w:r w:rsidDel="00000000" w:rsidR="00000000" w:rsidRPr="00000000">
        <w:rPr>
          <w:rtl w:val="0"/>
        </w:rPr>
      </w:r>
    </w:p>
    <w:p w:rsidR="00000000" w:rsidDel="00000000" w:rsidP="00000000" w:rsidRDefault="00000000" w:rsidRPr="00000000" w14:paraId="0000003A">
      <w:pPr>
        <w:rPr>
          <w:rFonts w:ascii="Lora" w:cs="Lora" w:eastAsia="Lora" w:hAnsi="Lora"/>
          <w:color w:val="666666"/>
        </w:rPr>
      </w:pPr>
      <w:r w:rsidDel="00000000" w:rsidR="00000000" w:rsidRPr="00000000">
        <w:rPr>
          <w:rtl w:val="0"/>
        </w:rPr>
      </w:r>
    </w:p>
    <w:p w:rsidR="00000000" w:rsidDel="00000000" w:rsidP="00000000" w:rsidRDefault="00000000" w:rsidRPr="00000000" w14:paraId="0000003B">
      <w:pPr>
        <w:numPr>
          <w:ilvl w:val="0"/>
          <w:numId w:val="1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When removing a vertex deg(v) is always the best: if m = 0, deg(v) = 0; if the graph is simple, deg(v) = n-1.</w:t>
      </w:r>
    </w:p>
    <w:p w:rsidR="00000000" w:rsidDel="00000000" w:rsidP="00000000" w:rsidRDefault="00000000" w:rsidRPr="00000000" w14:paraId="0000003C">
      <w:pPr>
        <w:numPr>
          <w:ilvl w:val="0"/>
          <w:numId w:val="1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If we care about areAdjacent we are going to use adjacency matrix. On the other hand, if we care about incident vertices, we will use adjacency list. Insert/remove an</w:t>
      </w:r>
      <w:del w:author="Suyang Li" w:id="12" w:date="2020-04-20T12:12:20Z">
        <w:r w:rsidDel="00000000" w:rsidR="00000000" w:rsidRPr="00000000">
          <w:rPr>
            <w:rFonts w:ascii="Lora" w:cs="Lora" w:eastAsia="Lora" w:hAnsi="Lora"/>
            <w:color w:val="666666"/>
            <w:rtl w:val="0"/>
          </w:rPr>
          <w:delText xml:space="preserve">d</w:delText>
        </w:r>
      </w:del>
      <w:r w:rsidDel="00000000" w:rsidR="00000000" w:rsidRPr="00000000">
        <w:rPr>
          <w:rFonts w:ascii="Lora" w:cs="Lora" w:eastAsia="Lora" w:hAnsi="Lora"/>
          <w:color w:val="666666"/>
          <w:rtl w:val="0"/>
        </w:rPr>
        <w:t xml:space="preserve"> edge takes O(1) because we are just adding/removing from the front of the linked list.</w:t>
      </w:r>
    </w:p>
    <w:p w:rsidR="00000000" w:rsidDel="00000000" w:rsidP="00000000" w:rsidRDefault="00000000" w:rsidRPr="00000000" w14:paraId="0000003D">
      <w:pPr>
        <w:numPr>
          <w:ilvl w:val="0"/>
          <w:numId w:val="1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Some possible cases:</w:t>
      </w:r>
    </w:p>
    <w:p w:rsidR="00000000" w:rsidDel="00000000" w:rsidP="00000000" w:rsidRDefault="00000000" w:rsidRPr="00000000" w14:paraId="0000003E">
      <w:pPr>
        <w:numPr>
          <w:ilvl w:val="0"/>
          <w:numId w:val="14"/>
        </w:numPr>
        <w:ind w:left="144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Sparse graphs: the graph is not connected → </w:t>
      </w:r>
      <m:oMath>
        <m:r>
          <w:rPr>
            <w:rFonts w:ascii="Lora" w:cs="Lora" w:eastAsia="Lora" w:hAnsi="Lora"/>
            <w:color w:val="666666"/>
          </w:rPr>
          <m:t xml:space="preserve">m &lt; n</m:t>
        </m:r>
      </m:oMath>
      <w:r w:rsidDel="00000000" w:rsidR="00000000" w:rsidRPr="00000000">
        <w:rPr>
          <w:rFonts w:ascii="Lora" w:cs="Lora" w:eastAsia="Lora" w:hAnsi="Lora"/>
          <w:color w:val="666666"/>
          <w:rtl w:val="0"/>
        </w:rPr>
        <w:t xml:space="preserve"> which implies </w:t>
      </w:r>
      <m:oMath>
        <m:r>
          <w:rPr>
            <w:rFonts w:ascii="Lora" w:cs="Lora" w:eastAsia="Lora" w:hAnsi="Lora"/>
            <w:color w:val="666666"/>
          </w:rPr>
          <m:t xml:space="preserve">deg(v) &lt; n</m:t>
        </m:r>
      </m:oMath>
      <w:r w:rsidDel="00000000" w:rsidR="00000000" w:rsidRPr="00000000">
        <w:rPr>
          <w:rFonts w:ascii="Lora" w:cs="Lora" w:eastAsia="Lora" w:hAnsi="Lora"/>
          <w:color w:val="666666"/>
          <w:rtl w:val="0"/>
        </w:rPr>
        <w:t xml:space="preserve">. So  in the case of sparse graph, we want to use adjacency list implementation.</w:t>
      </w:r>
    </w:p>
    <w:p w:rsidR="00000000" w:rsidDel="00000000" w:rsidP="00000000" w:rsidRDefault="00000000" w:rsidRPr="00000000" w14:paraId="0000003F">
      <w:pPr>
        <w:numPr>
          <w:ilvl w:val="0"/>
          <w:numId w:val="14"/>
        </w:numPr>
        <w:ind w:left="144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Dense graphs: the graph is almost fully connected → </w:t>
      </w:r>
      <m:oMath>
        <m:r>
          <w:rPr>
            <w:rFonts w:ascii="Lora" w:cs="Lora" w:eastAsia="Lora" w:hAnsi="Lora"/>
            <w:color w:val="666666"/>
          </w:rPr>
          <m:t xml:space="preserve">m</m:t>
        </m:r>
        <m:r>
          <w:rPr>
            <w:rFonts w:ascii="Lora" w:cs="Lora" w:eastAsia="Lora" w:hAnsi="Lora"/>
            <w:color w:val="666666"/>
          </w:rPr>
          <m:t>∼</m:t>
        </m:r>
        <m:sSup>
          <m:sSupPr>
            <m:ctrlPr>
              <w:rPr>
                <w:rFonts w:ascii="Lora" w:cs="Lora" w:eastAsia="Lora" w:hAnsi="Lora"/>
                <w:color w:val="666666"/>
              </w:rPr>
            </m:ctrlPr>
          </m:sSupPr>
          <m:e>
            <m:r>
              <w:rPr>
                <w:rFonts w:ascii="Lora" w:cs="Lora" w:eastAsia="Lora" w:hAnsi="Lora"/>
                <w:color w:val="666666"/>
              </w:rPr>
              <m:t xml:space="preserve">n</m:t>
            </m:r>
          </m:e>
          <m:sup>
            <m:r>
              <w:rPr>
                <w:rFonts w:ascii="Lora" w:cs="Lora" w:eastAsia="Lora" w:hAnsi="Lora"/>
                <w:color w:val="666666"/>
              </w:rPr>
              <m:t xml:space="preserve">2</m:t>
            </m:r>
          </m:sup>
        </m:sSup>
      </m:oMath>
      <w:r w:rsidDel="00000000" w:rsidR="00000000" w:rsidRPr="00000000">
        <w:rPr>
          <w:rFonts w:ascii="Lora" w:cs="Lora" w:eastAsia="Lora" w:hAnsi="Lora"/>
          <w:color w:val="666666"/>
          <w:rtl w:val="0"/>
        </w:rPr>
        <w:t xml:space="preserve">. So in the case of dense graph, we can use either adjacency list or adjacency matrix. It depends on the operations we need (are adjacent or insert vertex).</w:t>
      </w:r>
    </w:p>
    <w:p w:rsidR="00000000" w:rsidDel="00000000" w:rsidP="00000000" w:rsidRDefault="00000000" w:rsidRPr="00000000" w14:paraId="00000040">
      <w:pPr>
        <w:ind w:left="720" w:firstLine="0"/>
        <w:rPr>
          <w:rFonts w:ascii="Lora" w:cs="Lora" w:eastAsia="Lora" w:hAnsi="Lora"/>
          <w:b w:val="1"/>
          <w:color w:val="666666"/>
          <w:sz w:val="24"/>
          <w:szCs w:val="24"/>
        </w:rPr>
      </w:pPr>
      <w:r w:rsidDel="00000000" w:rsidR="00000000" w:rsidRPr="00000000">
        <w:rPr>
          <w:rtl w:val="0"/>
        </w:rPr>
      </w:r>
    </w:p>
    <w:p w:rsidR="00000000" w:rsidDel="00000000" w:rsidP="00000000" w:rsidRDefault="00000000" w:rsidRPr="00000000" w14:paraId="00000041">
      <w:pPr>
        <w:ind w:left="0" w:firstLine="0"/>
        <w:rPr>
          <w:rFonts w:ascii="Lora" w:cs="Lora" w:eastAsia="Lora" w:hAnsi="Lora"/>
          <w:b w:val="1"/>
          <w:color w:val="666666"/>
          <w:sz w:val="24"/>
          <w:szCs w:val="24"/>
        </w:rPr>
      </w:pPr>
      <w:r w:rsidDel="00000000" w:rsidR="00000000" w:rsidRPr="00000000">
        <w:rPr>
          <w:rtl w:val="0"/>
        </w:rPr>
      </w:r>
    </w:p>
    <w:p w:rsidR="00000000" w:rsidDel="00000000" w:rsidP="00000000" w:rsidRDefault="00000000" w:rsidRPr="00000000" w14:paraId="00000042">
      <w:pPr>
        <w:ind w:left="0" w:firstLine="0"/>
        <w:rPr>
          <w:rFonts w:ascii="Lora" w:cs="Lora" w:eastAsia="Lora" w:hAnsi="Lora"/>
          <w:b w:val="1"/>
          <w:color w:val="666666"/>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4"/>
        <w:rPr>
          <w:rFonts w:ascii="Lora" w:cs="Lora" w:eastAsia="Lora" w:hAnsi="Lora"/>
        </w:rPr>
      </w:pPr>
      <w:bookmarkStart w:colFirst="0" w:colLast="0" w:name="_9ko72dmtx4pg" w:id="4"/>
      <w:bookmarkEnd w:id="4"/>
      <w:r w:rsidDel="00000000" w:rsidR="00000000" w:rsidRPr="00000000">
        <w:rPr>
          <w:rFonts w:ascii="Lora" w:cs="Lora" w:eastAsia="Lora" w:hAnsi="Lora"/>
          <w:b w:val="1"/>
          <w:rtl w:val="0"/>
        </w:rPr>
        <w:t xml:space="preserve">Traversal</w:t>
      </w:r>
      <w:r w:rsidDel="00000000" w:rsidR="00000000" w:rsidRPr="00000000">
        <w:rPr>
          <w:rtl w:val="0"/>
        </w:rPr>
      </w:r>
    </w:p>
    <w:p w:rsidR="00000000" w:rsidDel="00000000" w:rsidP="00000000" w:rsidRDefault="00000000" w:rsidRPr="00000000" w14:paraId="00000044">
      <w:pPr>
        <w:numPr>
          <w:ilvl w:val="0"/>
          <w:numId w:val="7"/>
        </w:numPr>
        <w:ind w:left="720" w:hanging="360"/>
        <w:rPr>
          <w:rFonts w:ascii="Lora" w:cs="Lora" w:eastAsia="Lora" w:hAnsi="Lora"/>
          <w:color w:val="666666"/>
        </w:rPr>
      </w:pPr>
      <w:r w:rsidDel="00000000" w:rsidR="00000000" w:rsidRPr="00000000">
        <w:rPr>
          <w:rFonts w:ascii="Lora" w:cs="Lora" w:eastAsia="Lora" w:hAnsi="Lora"/>
          <w:color w:val="666666"/>
          <w:u w:val="single"/>
          <w:rtl w:val="0"/>
        </w:rPr>
        <w:t xml:space="preserve">Objective</w:t>
      </w:r>
      <w:r w:rsidDel="00000000" w:rsidR="00000000" w:rsidRPr="00000000">
        <w:rPr>
          <w:rFonts w:ascii="Lora" w:cs="Lora" w:eastAsia="Lora" w:hAnsi="Lora"/>
          <w:color w:val="666666"/>
          <w:rtl w:val="0"/>
        </w:rPr>
        <w:t xml:space="preserve">: Visit every vertex and every edge exactly once</w:t>
      </w:r>
    </w:p>
    <w:p w:rsidR="00000000" w:rsidDel="00000000" w:rsidP="00000000" w:rsidRDefault="00000000" w:rsidRPr="00000000" w14:paraId="00000045">
      <w:pPr>
        <w:numPr>
          <w:ilvl w:val="0"/>
          <w:numId w:val="7"/>
        </w:numPr>
        <w:ind w:left="720" w:hanging="360"/>
        <w:rPr>
          <w:rFonts w:ascii="Lora" w:cs="Lora" w:eastAsia="Lora" w:hAnsi="Lora"/>
          <w:color w:val="666666"/>
        </w:rPr>
      </w:pPr>
      <w:r w:rsidDel="00000000" w:rsidR="00000000" w:rsidRPr="00000000">
        <w:rPr>
          <w:rFonts w:ascii="Lora" w:cs="Lora" w:eastAsia="Lora" w:hAnsi="Lora"/>
          <w:color w:val="666666"/>
          <w:u w:val="single"/>
          <w:rtl w:val="0"/>
        </w:rPr>
        <w:t xml:space="preserve">Purpose</w:t>
      </w:r>
      <w:r w:rsidDel="00000000" w:rsidR="00000000" w:rsidRPr="00000000">
        <w:rPr>
          <w:rFonts w:ascii="Lora" w:cs="Lora" w:eastAsia="Lora" w:hAnsi="Lora"/>
          <w:color w:val="666666"/>
          <w:rtl w:val="0"/>
        </w:rPr>
        <w:t xml:space="preserve">: Search for interesting substructures in the graph</w:t>
      </w:r>
    </w:p>
    <w:p w:rsidR="00000000" w:rsidDel="00000000" w:rsidP="00000000" w:rsidRDefault="00000000" w:rsidRPr="00000000" w14:paraId="00000046">
      <w:pPr>
        <w:numPr>
          <w:ilvl w:val="0"/>
          <w:numId w:val="7"/>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We’ve done it on </w:t>
      </w:r>
      <w:r w:rsidDel="00000000" w:rsidR="00000000" w:rsidRPr="00000000">
        <w:rPr>
          <w:rFonts w:ascii="Lora" w:cs="Lora" w:eastAsia="Lora" w:hAnsi="Lora"/>
          <w:color w:val="666666"/>
          <w:u w:val="single"/>
          <w:rtl w:val="0"/>
        </w:rPr>
        <w:t xml:space="preserve">trees</w:t>
      </w:r>
      <w:r w:rsidDel="00000000" w:rsidR="00000000" w:rsidRPr="00000000">
        <w:rPr>
          <w:rFonts w:ascii="Lora" w:cs="Lora" w:eastAsia="Lora" w:hAnsi="Lora"/>
          <w:color w:val="666666"/>
          <w:rtl w:val="0"/>
        </w:rPr>
        <w:t xml:space="preserve">, but it was easier</w:t>
      </w:r>
    </w:p>
    <w:p w:rsidR="00000000" w:rsidDel="00000000" w:rsidP="00000000" w:rsidRDefault="00000000" w:rsidRPr="00000000" w14:paraId="00000047">
      <w:pPr>
        <w:rPr>
          <w:rFonts w:ascii="Lora" w:cs="Lora" w:eastAsia="Lora" w:hAnsi="Lora"/>
          <w:color w:val="66666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Graphs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3"/>
              </w:numPr>
              <w:spacing w:line="240" w:lineRule="auto"/>
              <w:ind w:left="72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Ordered → we always go from parents to children.</w:t>
            </w:r>
          </w:p>
          <w:p w:rsidR="00000000" w:rsidDel="00000000" w:rsidP="00000000" w:rsidRDefault="00000000" w:rsidRPr="00000000" w14:paraId="0000004B">
            <w:pPr>
              <w:widowControl w:val="0"/>
              <w:numPr>
                <w:ilvl w:val="0"/>
                <w:numId w:val="3"/>
              </w:numPr>
              <w:spacing w:line="240" w:lineRule="auto"/>
              <w:ind w:left="72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Obvious start → we start at the root node.</w:t>
            </w:r>
          </w:p>
          <w:p w:rsidR="00000000" w:rsidDel="00000000" w:rsidP="00000000" w:rsidRDefault="00000000" w:rsidRPr="00000000" w14:paraId="0000004C">
            <w:pPr>
              <w:widowControl w:val="0"/>
              <w:numPr>
                <w:ilvl w:val="0"/>
                <w:numId w:val="3"/>
              </w:numPr>
              <w:spacing w:line="240" w:lineRule="auto"/>
              <w:ind w:left="72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Notion of completeness → we are done when we reach leaf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2"/>
              </w:numPr>
              <w:spacing w:line="240" w:lineRule="auto"/>
              <w:ind w:left="72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Unordered → no notion of children nodes, just neighbours.</w:t>
            </w:r>
          </w:p>
          <w:p w:rsidR="00000000" w:rsidDel="00000000" w:rsidP="00000000" w:rsidRDefault="00000000" w:rsidRPr="00000000" w14:paraId="0000004E">
            <w:pPr>
              <w:widowControl w:val="0"/>
              <w:numPr>
                <w:ilvl w:val="0"/>
                <w:numId w:val="2"/>
              </w:numPr>
              <w:spacing w:line="240" w:lineRule="auto"/>
              <w:ind w:left="72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No obvious start → we can start anywhere.</w:t>
            </w:r>
          </w:p>
          <w:p w:rsidR="00000000" w:rsidDel="00000000" w:rsidP="00000000" w:rsidRDefault="00000000" w:rsidRPr="00000000" w14:paraId="0000004F">
            <w:pPr>
              <w:widowControl w:val="0"/>
              <w:numPr>
                <w:ilvl w:val="0"/>
                <w:numId w:val="2"/>
              </w:numPr>
              <w:spacing w:line="240" w:lineRule="auto"/>
              <w:ind w:left="72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No notion of completeness → we need to know when we have visited all nodes.</w:t>
            </w:r>
          </w:p>
        </w:tc>
      </w:tr>
    </w:tbl>
    <w:p w:rsidR="00000000" w:rsidDel="00000000" w:rsidP="00000000" w:rsidRDefault="00000000" w:rsidRPr="00000000" w14:paraId="00000050">
      <w:pPr>
        <w:rPr>
          <w:rFonts w:ascii="Lora" w:cs="Lora" w:eastAsia="Lora" w:hAnsi="Lora"/>
          <w:color w:val="666666"/>
        </w:rPr>
      </w:pPr>
      <w:r w:rsidDel="00000000" w:rsidR="00000000" w:rsidRPr="00000000">
        <w:rPr>
          <w:rtl w:val="0"/>
        </w:rPr>
      </w:r>
    </w:p>
    <w:p w:rsidR="00000000" w:rsidDel="00000000" w:rsidP="00000000" w:rsidRDefault="00000000" w:rsidRPr="00000000" w14:paraId="00000051">
      <w:pPr>
        <w:pStyle w:val="Heading4"/>
        <w:rPr>
          <w:rFonts w:ascii="Lora" w:cs="Lora" w:eastAsia="Lora" w:hAnsi="Lora"/>
        </w:rPr>
      </w:pPr>
      <w:bookmarkStart w:colFirst="0" w:colLast="0" w:name="_eo8p8wcr59kr" w:id="5"/>
      <w:bookmarkEnd w:id="5"/>
      <w:r w:rsidDel="00000000" w:rsidR="00000000" w:rsidRPr="00000000">
        <w:rPr>
          <w:rFonts w:ascii="Lora" w:cs="Lora" w:eastAsia="Lora" w:hAnsi="Lora"/>
          <w:b w:val="1"/>
          <w:rtl w:val="0"/>
        </w:rPr>
        <w:t xml:space="preserve">BFS</w:t>
      </w:r>
      <w:r w:rsidDel="00000000" w:rsidR="00000000" w:rsidRPr="00000000">
        <w:rPr>
          <w:rtl w:val="0"/>
        </w:rPr>
      </w:r>
    </w:p>
    <w:p w:rsidR="00000000" w:rsidDel="00000000" w:rsidP="00000000" w:rsidRDefault="00000000" w:rsidRPr="00000000" w14:paraId="00000052">
      <w:pPr>
        <w:numPr>
          <w:ilvl w:val="0"/>
          <w:numId w:val="16"/>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Setup:</w:t>
      </w:r>
    </w:p>
    <w:p w:rsidR="00000000" w:rsidDel="00000000" w:rsidP="00000000" w:rsidRDefault="00000000" w:rsidRPr="00000000" w14:paraId="00000053">
      <w:pPr>
        <w:numPr>
          <w:ilvl w:val="1"/>
          <w:numId w:val="16"/>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Maintain a queue</w:t>
      </w:r>
    </w:p>
    <w:p w:rsidR="00000000" w:rsidDel="00000000" w:rsidP="00000000" w:rsidRDefault="00000000" w:rsidRPr="00000000" w14:paraId="00000054">
      <w:pPr>
        <w:numPr>
          <w:ilvl w:val="1"/>
          <w:numId w:val="16"/>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Maintain a table of vertices with following features:</w:t>
      </w:r>
    </w:p>
    <w:p w:rsidR="00000000" w:rsidDel="00000000" w:rsidP="00000000" w:rsidRDefault="00000000" w:rsidRPr="00000000" w14:paraId="00000055">
      <w:pPr>
        <w:numPr>
          <w:ilvl w:val="2"/>
          <w:numId w:val="16"/>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Boolean flag - visited</w:t>
      </w:r>
    </w:p>
    <w:p w:rsidR="00000000" w:rsidDel="00000000" w:rsidP="00000000" w:rsidRDefault="00000000" w:rsidRPr="00000000" w14:paraId="00000056">
      <w:pPr>
        <w:numPr>
          <w:ilvl w:val="2"/>
          <w:numId w:val="16"/>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Distance from the start</w:t>
      </w:r>
    </w:p>
    <w:p w:rsidR="00000000" w:rsidDel="00000000" w:rsidP="00000000" w:rsidRDefault="00000000" w:rsidRPr="00000000" w14:paraId="00000057">
      <w:pPr>
        <w:numPr>
          <w:ilvl w:val="2"/>
          <w:numId w:val="16"/>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Predecessor</w:t>
      </w:r>
    </w:p>
    <w:p w:rsidR="00000000" w:rsidDel="00000000" w:rsidP="00000000" w:rsidRDefault="00000000" w:rsidRPr="00000000" w14:paraId="00000058">
      <w:pPr>
        <w:numPr>
          <w:ilvl w:val="2"/>
          <w:numId w:val="16"/>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List of adjacent vertices</w:t>
      </w:r>
    </w:p>
    <w:p w:rsidR="00000000" w:rsidDel="00000000" w:rsidP="00000000" w:rsidRDefault="00000000" w:rsidRPr="00000000" w14:paraId="00000059">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3724275" cy="2371725"/>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242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Lora" w:cs="Lora" w:eastAsia="Lora" w:hAnsi="Lora"/>
          <w:b w:val="1"/>
          <w:color w:val="666666"/>
        </w:rPr>
      </w:pPr>
      <w:r w:rsidDel="00000000" w:rsidR="00000000" w:rsidRPr="00000000">
        <w:rPr>
          <w:rtl w:val="0"/>
        </w:rPr>
      </w:r>
    </w:p>
    <w:p w:rsidR="00000000" w:rsidDel="00000000" w:rsidP="00000000" w:rsidRDefault="00000000" w:rsidRPr="00000000" w14:paraId="0000005B">
      <w:pPr>
        <w:numPr>
          <w:ilvl w:val="0"/>
          <w:numId w:val="11"/>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Algorithm:</w:t>
      </w:r>
    </w:p>
    <w:p w:rsidR="00000000" w:rsidDel="00000000" w:rsidP="00000000" w:rsidRDefault="00000000" w:rsidRPr="00000000" w14:paraId="0000005C">
      <w:pPr>
        <w:numPr>
          <w:ilvl w:val="0"/>
          <w:numId w:val="9"/>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Add the starting point</w:t>
      </w:r>
    </w:p>
    <w:p w:rsidR="00000000" w:rsidDel="00000000" w:rsidP="00000000" w:rsidRDefault="00000000" w:rsidRPr="00000000" w14:paraId="0000005D">
      <w:pPr>
        <w:numPr>
          <w:ilvl w:val="0"/>
          <w:numId w:val="9"/>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While the queue is not empty</w:t>
      </w:r>
    </w:p>
    <w:p w:rsidR="00000000" w:rsidDel="00000000" w:rsidP="00000000" w:rsidRDefault="00000000" w:rsidRPr="00000000" w14:paraId="0000005E">
      <w:pPr>
        <w:numPr>
          <w:ilvl w:val="1"/>
          <w:numId w:val="9"/>
        </w:numPr>
        <w:ind w:left="2880" w:hanging="360"/>
        <w:rPr>
          <w:color w:val="666666"/>
        </w:rPr>
      </w:pPr>
      <w:r w:rsidDel="00000000" w:rsidR="00000000" w:rsidRPr="00000000">
        <w:rPr>
          <w:rFonts w:ascii="Lora" w:cs="Lora" w:eastAsia="Lora" w:hAnsi="Lora"/>
          <w:color w:val="666666"/>
          <w:rtl w:val="0"/>
        </w:rPr>
        <w:t xml:space="preserve">Dequeue </w:t>
      </w:r>
      <w:r w:rsidDel="00000000" w:rsidR="00000000" w:rsidRPr="00000000">
        <w:rPr>
          <w:rFonts w:ascii="Lora" w:cs="Lora" w:eastAsia="Lora" w:hAnsi="Lora"/>
          <w:b w:val="1"/>
          <w:color w:val="666666"/>
          <w:rtl w:val="0"/>
        </w:rPr>
        <w:t xml:space="preserve">v</w:t>
      </w:r>
      <w:r w:rsidDel="00000000" w:rsidR="00000000" w:rsidRPr="00000000">
        <w:rPr>
          <w:rtl w:val="0"/>
        </w:rPr>
      </w:r>
    </w:p>
    <w:p w:rsidR="00000000" w:rsidDel="00000000" w:rsidP="00000000" w:rsidRDefault="00000000" w:rsidRPr="00000000" w14:paraId="0000005F">
      <w:pPr>
        <w:numPr>
          <w:ilvl w:val="1"/>
          <w:numId w:val="9"/>
        </w:numPr>
        <w:ind w:left="2880" w:hanging="360"/>
        <w:rPr>
          <w:color w:val="666666"/>
        </w:rPr>
      </w:pPr>
      <w:r w:rsidDel="00000000" w:rsidR="00000000" w:rsidRPr="00000000">
        <w:rPr>
          <w:rFonts w:ascii="Lora" w:cs="Lora" w:eastAsia="Lora" w:hAnsi="Lora"/>
          <w:color w:val="666666"/>
          <w:rtl w:val="0"/>
        </w:rPr>
        <w:t xml:space="preserve">For all of the </w:t>
      </w:r>
      <w:r w:rsidDel="00000000" w:rsidR="00000000" w:rsidRPr="00000000">
        <w:rPr>
          <w:rFonts w:ascii="Lora" w:cs="Lora" w:eastAsia="Lora" w:hAnsi="Lora"/>
          <w:color w:val="666666"/>
          <w:u w:val="single"/>
          <w:rtl w:val="0"/>
        </w:rPr>
        <w:t xml:space="preserve">unlabeled</w:t>
      </w:r>
      <w:r w:rsidDel="00000000" w:rsidR="00000000" w:rsidRPr="00000000">
        <w:rPr>
          <w:rFonts w:ascii="Lora" w:cs="Lora" w:eastAsia="Lora" w:hAnsi="Lora"/>
          <w:b w:val="1"/>
          <w:color w:val="666666"/>
          <w:rtl w:val="0"/>
        </w:rPr>
        <w:t xml:space="preserve"> </w:t>
      </w:r>
      <w:r w:rsidDel="00000000" w:rsidR="00000000" w:rsidRPr="00000000">
        <w:rPr>
          <w:rFonts w:ascii="Lora" w:cs="Lora" w:eastAsia="Lora" w:hAnsi="Lora"/>
          <w:color w:val="666666"/>
          <w:rtl w:val="0"/>
        </w:rPr>
        <w:t xml:space="preserve">edges adjacent to </w:t>
      </w:r>
      <w:r w:rsidDel="00000000" w:rsidR="00000000" w:rsidRPr="00000000">
        <w:rPr>
          <w:rFonts w:ascii="Lora" w:cs="Lora" w:eastAsia="Lora" w:hAnsi="Lora"/>
          <w:b w:val="1"/>
          <w:color w:val="666666"/>
          <w:rtl w:val="0"/>
        </w:rPr>
        <w:t xml:space="preserve">v</w:t>
      </w:r>
      <w:r w:rsidDel="00000000" w:rsidR="00000000" w:rsidRPr="00000000">
        <w:rPr>
          <w:rtl w:val="0"/>
        </w:rPr>
      </w:r>
    </w:p>
    <w:p w:rsidR="00000000" w:rsidDel="00000000" w:rsidP="00000000" w:rsidRDefault="00000000" w:rsidRPr="00000000" w14:paraId="00000060">
      <w:pPr>
        <w:numPr>
          <w:ilvl w:val="2"/>
          <w:numId w:val="9"/>
        </w:numPr>
        <w:ind w:left="3600" w:hanging="360"/>
        <w:rPr>
          <w:color w:val="666666"/>
        </w:rPr>
      </w:pPr>
      <w:r w:rsidDel="00000000" w:rsidR="00000000" w:rsidRPr="00000000">
        <w:rPr>
          <w:rFonts w:ascii="Lora" w:cs="Lora" w:eastAsia="Lora" w:hAnsi="Lora"/>
          <w:color w:val="666666"/>
          <w:rtl w:val="0"/>
        </w:rPr>
        <w:t xml:space="preserve">If an a</w:t>
      </w:r>
      <w:ins w:author="Dadong Chen" w:id="13" w:date="2019-05-08T17:03:06Z">
        <w:del w:author="Abid Hossain" w:id="14" w:date="2019-11-17T21:47:54Z">
          <w:r w:rsidDel="00000000" w:rsidR="00000000" w:rsidRPr="00000000">
            <w:rPr>
              <w:rFonts w:ascii="Lora" w:cs="Lora" w:eastAsia="Lora" w:hAnsi="Lora"/>
              <w:color w:val="666666"/>
              <w:rtl w:val="0"/>
            </w:rPr>
            <w:delText xml:space="preserve"> </w:delText>
          </w:r>
        </w:del>
      </w:ins>
      <w:r w:rsidDel="00000000" w:rsidR="00000000" w:rsidRPr="00000000">
        <w:rPr>
          <w:rFonts w:ascii="Lora" w:cs="Lora" w:eastAsia="Lora" w:hAnsi="Lora"/>
          <w:color w:val="666666"/>
          <w:rtl w:val="0"/>
        </w:rPr>
        <w:t xml:space="preserve">djacent edge “discovers” a new vertex </w:t>
      </w:r>
      <w:r w:rsidDel="00000000" w:rsidR="00000000" w:rsidRPr="00000000">
        <w:rPr>
          <w:rFonts w:ascii="Lora" w:cs="Lora" w:eastAsia="Lora" w:hAnsi="Lora"/>
          <w:b w:val="1"/>
          <w:color w:val="666666"/>
          <w:rtl w:val="0"/>
        </w:rPr>
        <w:t xml:space="preserve">t</w:t>
      </w:r>
      <w:r w:rsidDel="00000000" w:rsidR="00000000" w:rsidRPr="00000000">
        <w:rPr>
          <w:rFonts w:ascii="Lora" w:cs="Lora" w:eastAsia="Lora" w:hAnsi="Lora"/>
          <w:color w:val="666666"/>
          <w:rtl w:val="0"/>
        </w:rPr>
        <w:t xml:space="preserve">:</w:t>
      </w:r>
    </w:p>
    <w:p w:rsidR="00000000" w:rsidDel="00000000" w:rsidP="00000000" w:rsidRDefault="00000000" w:rsidRPr="00000000" w14:paraId="00000061">
      <w:pPr>
        <w:numPr>
          <w:ilvl w:val="3"/>
          <w:numId w:val="9"/>
        </w:numPr>
        <w:ind w:left="4320" w:hanging="360"/>
        <w:rPr>
          <w:rFonts w:ascii="Lora" w:cs="Lora" w:eastAsia="Lora" w:hAnsi="Lora"/>
          <w:color w:val="666666"/>
        </w:rPr>
      </w:pPr>
      <w:r w:rsidDel="00000000" w:rsidR="00000000" w:rsidRPr="00000000">
        <w:rPr>
          <w:rFonts w:ascii="Lora" w:cs="Lora" w:eastAsia="Lora" w:hAnsi="Lora"/>
          <w:color w:val="666666"/>
          <w:rtl w:val="0"/>
        </w:rPr>
        <w:t xml:space="preserve">Label the edge a “</w:t>
      </w:r>
      <w:r w:rsidDel="00000000" w:rsidR="00000000" w:rsidRPr="00000000">
        <w:rPr>
          <w:rFonts w:ascii="Lora" w:cs="Lora" w:eastAsia="Lora" w:hAnsi="Lora"/>
          <w:color w:val="666666"/>
          <w:u w:val="single"/>
          <w:rtl w:val="0"/>
        </w:rPr>
        <w:t xml:space="preserve">discovery edge</w:t>
      </w:r>
      <w:r w:rsidDel="00000000" w:rsidR="00000000" w:rsidRPr="00000000">
        <w:rPr>
          <w:rFonts w:ascii="Lora" w:cs="Lora" w:eastAsia="Lora" w:hAnsi="Lora"/>
          <w:color w:val="666666"/>
          <w:rtl w:val="0"/>
        </w:rPr>
        <w:t xml:space="preserve">”</w:t>
      </w:r>
    </w:p>
    <w:p w:rsidR="00000000" w:rsidDel="00000000" w:rsidP="00000000" w:rsidRDefault="00000000" w:rsidRPr="00000000" w14:paraId="00000062">
      <w:pPr>
        <w:numPr>
          <w:ilvl w:val="3"/>
          <w:numId w:val="9"/>
        </w:numPr>
        <w:ind w:left="4320" w:hanging="360"/>
        <w:rPr>
          <w:color w:val="666666"/>
        </w:rPr>
      </w:pPr>
      <w:r w:rsidDel="00000000" w:rsidR="00000000" w:rsidRPr="00000000">
        <w:rPr>
          <w:rFonts w:ascii="Lora" w:cs="Lora" w:eastAsia="Lora" w:hAnsi="Lora"/>
          <w:color w:val="666666"/>
          <w:rtl w:val="0"/>
        </w:rPr>
        <w:t xml:space="preserve">Enqueue </w:t>
      </w:r>
      <w:r w:rsidDel="00000000" w:rsidR="00000000" w:rsidRPr="00000000">
        <w:rPr>
          <w:rFonts w:ascii="Lora" w:cs="Lora" w:eastAsia="Lora" w:hAnsi="Lora"/>
          <w:b w:val="1"/>
          <w:color w:val="666666"/>
          <w:rtl w:val="0"/>
        </w:rPr>
        <w:t xml:space="preserve">t</w:t>
      </w:r>
      <w:r w:rsidDel="00000000" w:rsidR="00000000" w:rsidRPr="00000000">
        <w:rPr>
          <w:rFonts w:ascii="Lora" w:cs="Lora" w:eastAsia="Lora" w:hAnsi="Lora"/>
          <w:color w:val="666666"/>
          <w:rtl w:val="0"/>
        </w:rPr>
        <w:t xml:space="preserve">, update the information of </w:t>
      </w:r>
      <w:r w:rsidDel="00000000" w:rsidR="00000000" w:rsidRPr="00000000">
        <w:rPr>
          <w:rFonts w:ascii="Lora" w:cs="Lora" w:eastAsia="Lora" w:hAnsi="Lora"/>
          <w:b w:val="1"/>
          <w:color w:val="666666"/>
          <w:rtl w:val="0"/>
        </w:rPr>
        <w:t xml:space="preserve">t </w:t>
      </w:r>
      <w:r w:rsidDel="00000000" w:rsidR="00000000" w:rsidRPr="00000000">
        <w:rPr>
          <w:rFonts w:ascii="Lora" w:cs="Lora" w:eastAsia="Lora" w:hAnsi="Lora"/>
          <w:color w:val="666666"/>
          <w:rtl w:val="0"/>
        </w:rPr>
        <w:t xml:space="preserve">(distance = dist(</w:t>
      </w:r>
      <w:r w:rsidDel="00000000" w:rsidR="00000000" w:rsidRPr="00000000">
        <w:rPr>
          <w:rFonts w:ascii="Lora" w:cs="Lora" w:eastAsia="Lora" w:hAnsi="Lora"/>
          <w:b w:val="1"/>
          <w:color w:val="666666"/>
          <w:rtl w:val="0"/>
        </w:rPr>
        <w:t xml:space="preserve">v</w:t>
      </w:r>
      <w:r w:rsidDel="00000000" w:rsidR="00000000" w:rsidRPr="00000000">
        <w:rPr>
          <w:rFonts w:ascii="Lora" w:cs="Lora" w:eastAsia="Lora" w:hAnsi="Lora"/>
          <w:color w:val="666666"/>
          <w:rtl w:val="0"/>
        </w:rPr>
        <w:t xml:space="preserve">) + 1, predecessor = </w:t>
      </w:r>
      <w:r w:rsidDel="00000000" w:rsidR="00000000" w:rsidRPr="00000000">
        <w:rPr>
          <w:rFonts w:ascii="Lora" w:cs="Lora" w:eastAsia="Lora" w:hAnsi="Lora"/>
          <w:b w:val="1"/>
          <w:color w:val="666666"/>
          <w:rtl w:val="0"/>
        </w:rPr>
        <w:t xml:space="preserve">v</w:t>
      </w:r>
      <w:r w:rsidDel="00000000" w:rsidR="00000000" w:rsidRPr="00000000">
        <w:rPr>
          <w:rFonts w:ascii="Lora" w:cs="Lora" w:eastAsia="Lora" w:hAnsi="Lora"/>
          <w:color w:val="666666"/>
          <w:rtl w:val="0"/>
        </w:rPr>
        <w:t xml:space="preserve">)</w:t>
      </w:r>
    </w:p>
    <w:p w:rsidR="00000000" w:rsidDel="00000000" w:rsidP="00000000" w:rsidRDefault="00000000" w:rsidRPr="00000000" w14:paraId="00000063">
      <w:pPr>
        <w:numPr>
          <w:ilvl w:val="2"/>
          <w:numId w:val="9"/>
        </w:numPr>
        <w:ind w:left="3600" w:hanging="360"/>
        <w:rPr>
          <w:rFonts w:ascii="Lora" w:cs="Lora" w:eastAsia="Lora" w:hAnsi="Lora"/>
          <w:color w:val="666666"/>
        </w:rPr>
      </w:pPr>
      <w:r w:rsidDel="00000000" w:rsidR="00000000" w:rsidRPr="00000000">
        <w:rPr>
          <w:rFonts w:ascii="Lora" w:cs="Lora" w:eastAsia="Lora" w:hAnsi="Lora"/>
          <w:color w:val="666666"/>
          <w:rtl w:val="0"/>
        </w:rPr>
        <w:t xml:space="preserve">If an adjacent edge is between two visited vertices</w:t>
      </w:r>
    </w:p>
    <w:p w:rsidR="00000000" w:rsidDel="00000000" w:rsidP="00000000" w:rsidRDefault="00000000" w:rsidRPr="00000000" w14:paraId="00000064">
      <w:pPr>
        <w:numPr>
          <w:ilvl w:val="3"/>
          <w:numId w:val="9"/>
        </w:numPr>
        <w:ind w:left="4320" w:hanging="360"/>
        <w:rPr>
          <w:rFonts w:ascii="Lora" w:cs="Lora" w:eastAsia="Lora" w:hAnsi="Lora"/>
          <w:color w:val="666666"/>
        </w:rPr>
      </w:pPr>
      <w:ins w:author="Tao Zang" w:id="15" w:date="2019-12-07T05:39:12Z">
        <w:r w:rsidDel="00000000" w:rsidR="00000000" w:rsidRPr="00000000">
          <w:rPr>
            <w:rFonts w:ascii="Lora" w:cs="Lora" w:eastAsia="Lora" w:hAnsi="Lora"/>
            <w:color w:val="666666"/>
            <w:rtl w:val="0"/>
          </w:rPr>
          <w:t xml:space="preserve"> </w:t>
        </w:r>
      </w:ins>
      <w:r w:rsidDel="00000000" w:rsidR="00000000" w:rsidRPr="00000000">
        <w:rPr>
          <w:rFonts w:ascii="Lora" w:cs="Lora" w:eastAsia="Lora" w:hAnsi="Lora"/>
          <w:color w:val="666666"/>
          <w:rtl w:val="0"/>
        </w:rPr>
        <w:t xml:space="preserve">Label the edge a “</w:t>
      </w:r>
      <w:r w:rsidDel="00000000" w:rsidR="00000000" w:rsidRPr="00000000">
        <w:rPr>
          <w:rFonts w:ascii="Lora" w:cs="Lora" w:eastAsia="Lora" w:hAnsi="Lora"/>
          <w:color w:val="666666"/>
          <w:u w:val="single"/>
          <w:rtl w:val="0"/>
        </w:rPr>
        <w:t xml:space="preserve">cross edge”</w:t>
      </w:r>
      <w:r w:rsidDel="00000000" w:rsidR="00000000" w:rsidRPr="00000000">
        <w:rPr>
          <w:rtl w:val="0"/>
        </w:rPr>
      </w:r>
    </w:p>
    <w:p w:rsidR="00000000" w:rsidDel="00000000" w:rsidP="00000000" w:rsidRDefault="00000000" w:rsidRPr="00000000" w14:paraId="00000065">
      <w:pPr>
        <w:rPr>
          <w:rFonts w:ascii="Lora" w:cs="Lora" w:eastAsia="Lora" w:hAnsi="Lora"/>
          <w:color w:val="666666"/>
        </w:rPr>
      </w:pPr>
      <w:r w:rsidDel="00000000" w:rsidR="00000000" w:rsidRPr="00000000">
        <w:rPr>
          <w:rtl w:val="0"/>
        </w:rPr>
      </w:r>
    </w:p>
    <w:p w:rsidR="00000000" w:rsidDel="00000000" w:rsidP="00000000" w:rsidRDefault="00000000" w:rsidRPr="00000000" w14:paraId="00000066">
      <w:pPr>
        <w:numPr>
          <w:ilvl w:val="0"/>
          <w:numId w:val="13"/>
        </w:numPr>
        <w:ind w:left="720" w:hanging="360"/>
        <w:rPr>
          <w:rFonts w:ascii="Lora" w:cs="Lora" w:eastAsia="Lora" w:hAnsi="Lora"/>
          <w:color w:val="666666"/>
        </w:rPr>
      </w:pPr>
      <w:r w:rsidDel="00000000" w:rsidR="00000000" w:rsidRPr="00000000">
        <w:rPr>
          <w:rFonts w:ascii="Lora" w:cs="Lora" w:eastAsia="Lora" w:hAnsi="Lora"/>
          <w:b w:val="1"/>
          <w:color w:val="666666"/>
          <w:rtl w:val="0"/>
        </w:rPr>
        <w:t xml:space="preserve">Example:</w:t>
      </w:r>
      <w:r w:rsidDel="00000000" w:rsidR="00000000" w:rsidRPr="00000000">
        <w:rPr>
          <w:rtl w:val="0"/>
        </w:rPr>
      </w:r>
    </w:p>
    <w:p w:rsidR="00000000" w:rsidDel="00000000" w:rsidP="00000000" w:rsidRDefault="00000000" w:rsidRPr="00000000" w14:paraId="00000067">
      <w:pPr>
        <w:numPr>
          <w:ilvl w:val="1"/>
          <w:numId w:val="13"/>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A as a starting point:</w:t>
      </w:r>
    </w:p>
    <w:p w:rsidR="00000000" w:rsidDel="00000000" w:rsidP="00000000" w:rsidRDefault="00000000" w:rsidRPr="00000000" w14:paraId="00000068">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4127183" cy="2947988"/>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27183"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1"/>
          <w:numId w:val="8"/>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dequeue A and examine vertices C, B, and D. </w:t>
      </w:r>
    </w:p>
    <w:p w:rsidR="00000000" w:rsidDel="00000000" w:rsidP="00000000" w:rsidRDefault="00000000" w:rsidRPr="00000000" w14:paraId="0000006A">
      <w:pPr>
        <w:numPr>
          <w:ilvl w:val="1"/>
          <w:numId w:val="8"/>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First examine C. It hasn’t been visited, so we add a discovery edge, update visited flag, set distance to parent’s distance plus vertex distance which is one in this case, set predecessor to A, and add C to the queue. </w:t>
      </w:r>
    </w:p>
    <w:p w:rsidR="00000000" w:rsidDel="00000000" w:rsidP="00000000" w:rsidRDefault="00000000" w:rsidRPr="00000000" w14:paraId="0000006B">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3977398" cy="2805113"/>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97739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Lora" w:cs="Lora" w:eastAsia="Lora" w:hAnsi="Lora"/>
          <w:color w:val="666666"/>
        </w:rPr>
      </w:pPr>
      <w:r w:rsidDel="00000000" w:rsidR="00000000" w:rsidRPr="00000000">
        <w:rPr>
          <w:rtl w:val="0"/>
        </w:rPr>
      </w:r>
    </w:p>
    <w:p w:rsidR="00000000" w:rsidDel="00000000" w:rsidP="00000000" w:rsidRDefault="00000000" w:rsidRPr="00000000" w14:paraId="0000006D">
      <w:pPr>
        <w:numPr>
          <w:ilvl w:val="1"/>
          <w:numId w:val="1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We do the same for B and D.</w:t>
      </w:r>
    </w:p>
    <w:p w:rsidR="00000000" w:rsidDel="00000000" w:rsidP="00000000" w:rsidRDefault="00000000" w:rsidRPr="00000000" w14:paraId="0000006E">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4329113" cy="3077841"/>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29113" cy="307784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Lora" w:cs="Lora" w:eastAsia="Lora" w:hAnsi="Lora"/>
          <w:color w:val="666666"/>
        </w:rPr>
      </w:pPr>
      <w:r w:rsidDel="00000000" w:rsidR="00000000" w:rsidRPr="00000000">
        <w:rPr>
          <w:rtl w:val="0"/>
        </w:rPr>
      </w:r>
    </w:p>
    <w:p w:rsidR="00000000" w:rsidDel="00000000" w:rsidP="00000000" w:rsidRDefault="00000000" w:rsidRPr="00000000" w14:paraId="00000070">
      <w:pPr>
        <w:numPr>
          <w:ilvl w:val="1"/>
          <w:numId w:val="1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Repeat this process until the queue is empty.</w:t>
      </w:r>
    </w:p>
    <w:p w:rsidR="00000000" w:rsidDel="00000000" w:rsidP="00000000" w:rsidRDefault="00000000" w:rsidRPr="00000000" w14:paraId="00000071">
      <w:pPr>
        <w:numPr>
          <w:ilvl w:val="1"/>
          <w:numId w:val="1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Dequeue C and examine its adjacent edges. A has been visited and the edge is labeled as discovery edge, so it is just ignored. B and D have been visited from another node, so we add a cross edge but do not update anything. E and F have not been discovered yet, therefore we add discovery edges to the graph, add vertices to the queue, and update the table.</w:t>
      </w:r>
    </w:p>
    <w:p w:rsidR="00000000" w:rsidDel="00000000" w:rsidP="00000000" w:rsidRDefault="00000000" w:rsidRPr="00000000" w14:paraId="00000072">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4351609" cy="309086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51609"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4"/>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Next, dequeue B and add a cross edge to E.</w:t>
      </w:r>
    </w:p>
    <w:p w:rsidR="00000000" w:rsidDel="00000000" w:rsidP="00000000" w:rsidRDefault="00000000" w:rsidRPr="00000000" w14:paraId="00000074">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4491981" cy="3195638"/>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91981"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1"/>
          <w:numId w:val="10"/>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Dequeue D, add cross edge to F, and update H.</w:t>
      </w:r>
    </w:p>
    <w:p w:rsidR="00000000" w:rsidDel="00000000" w:rsidP="00000000" w:rsidRDefault="00000000" w:rsidRPr="00000000" w14:paraId="00000076">
      <w:pPr>
        <w:ind w:left="1440" w:firstLine="0"/>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4626818" cy="3281363"/>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626818"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10"/>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Then, dequeue E and update G.</w:t>
      </w:r>
    </w:p>
    <w:p w:rsidR="00000000" w:rsidDel="00000000" w:rsidP="00000000" w:rsidRDefault="00000000" w:rsidRPr="00000000" w14:paraId="00000078">
      <w:pPr>
        <w:ind w:left="1440" w:firstLine="0"/>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4795838" cy="3407569"/>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795838" cy="340756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1"/>
          <w:numId w:val="10"/>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Dequeue F and add cross edge to G; Dequeue H and add cross edge to G.</w:t>
      </w:r>
    </w:p>
    <w:p w:rsidR="00000000" w:rsidDel="00000000" w:rsidP="00000000" w:rsidRDefault="00000000" w:rsidRPr="00000000" w14:paraId="0000007A">
      <w:pPr>
        <w:numPr>
          <w:ilvl w:val="1"/>
          <w:numId w:val="10"/>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Finally dequeue G and we are done.</w:t>
      </w:r>
    </w:p>
    <w:p w:rsidR="00000000" w:rsidDel="00000000" w:rsidP="00000000" w:rsidRDefault="00000000" w:rsidRPr="00000000" w14:paraId="0000007B">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4738688" cy="3370346"/>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38688" cy="337034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Lora" w:cs="Lora" w:eastAsia="Lora" w:hAnsi="Lora"/>
          <w:color w:val="666666"/>
        </w:rPr>
      </w:pPr>
      <w:r w:rsidDel="00000000" w:rsidR="00000000" w:rsidRPr="00000000">
        <w:rPr>
          <w:rtl w:val="0"/>
        </w:rPr>
      </w:r>
    </w:p>
    <w:sectPr>
      <w:headerReference r:id="rId17"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mothy Green" w:id="0" w:date="2020-05-02T18:13:20Z">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can by up to n^2 edges for n vertices so O(n) is better than O(m)</w:t>
      </w:r>
    </w:p>
  </w:comment>
  <w:comment w:author="Philip Kuo" w:id="1" w:date="2019-05-08T19:30:34Z">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spelling bee champion 2019</w:t>
      </w:r>
    </w:p>
  </w:comment>
  <w:comment w:author="Zhanchen Huang" w:id="2" w:date="2019-05-09T01:39:05Z">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lollllll I credit all my today's success to my chrome spelling check extension</w:t>
      </w:r>
    </w:p>
  </w:comment>
  <w:comment w:author="Philip Kuo" w:id="3" w:date="2019-05-09T06:26:35Z">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Grammarly is my friend too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Nova Mono">
    <w:embedRegular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Style w:val="Title"/>
      <w:keepNext w:val="0"/>
      <w:keepLines w:val="0"/>
      <w:spacing w:after="0" w:line="240" w:lineRule="auto"/>
      <w:rPr>
        <w:rFonts w:ascii="Economica" w:cs="Economica" w:eastAsia="Economica" w:hAnsi="Economica"/>
        <w:b w:val="1"/>
        <w:color w:val="666666"/>
        <w:sz w:val="60"/>
        <w:szCs w:val="60"/>
      </w:rPr>
    </w:pPr>
    <w:bookmarkStart w:colFirst="0" w:colLast="0" w:name="_nrnw03t7conb" w:id="6"/>
    <w:bookmarkEnd w:id="6"/>
    <w:r w:rsidDel="00000000" w:rsidR="00000000" w:rsidRPr="00000000">
      <w:rPr>
        <w:rFonts w:ascii="Economica" w:cs="Economica" w:eastAsia="Economica" w:hAnsi="Economica"/>
        <w:b w:val="1"/>
        <w:color w:val="666666"/>
        <w:sz w:val="60"/>
        <w:szCs w:val="60"/>
        <w:rtl w:val="0"/>
      </w:rPr>
      <w:t xml:space="preserve">CS 225 Spring 2019 :: TA Lecture Notes </w:t>
    </w:r>
  </w:p>
  <w:p w:rsidR="00000000" w:rsidDel="00000000" w:rsidP="00000000" w:rsidRDefault="00000000" w:rsidRPr="00000000" w14:paraId="0000007E">
    <w:pPr>
      <w:pStyle w:val="Title"/>
      <w:keepNext w:val="0"/>
      <w:keepLines w:val="0"/>
      <w:spacing w:after="0" w:line="240" w:lineRule="auto"/>
      <w:rPr/>
    </w:pPr>
    <w:bookmarkStart w:colFirst="0" w:colLast="0" w:name="_6tauivf3976u" w:id="7"/>
    <w:bookmarkEnd w:id="7"/>
    <w:r w:rsidDel="00000000" w:rsidR="00000000" w:rsidRPr="00000000">
      <w:rPr>
        <w:rFonts w:ascii="Economica" w:cs="Economica" w:eastAsia="Economica" w:hAnsi="Economica"/>
        <w:b w:val="1"/>
        <w:color w:val="666666"/>
        <w:sz w:val="60"/>
        <w:szCs w:val="60"/>
        <w:rtl w:val="0"/>
      </w:rPr>
      <w:t xml:space="preserve">4/12  Graphs III</w:t>
    </w:r>
    <w:r w:rsidDel="00000000" w:rsidR="00000000" w:rsidRPr="00000000">
      <w:rPr>
        <w:rtl w:val="0"/>
      </w:rPr>
    </w:r>
  </w:p>
  <w:p w:rsidR="00000000" w:rsidDel="00000000" w:rsidP="00000000" w:rsidRDefault="00000000" w:rsidRPr="00000000" w14:paraId="0000007F">
    <w:pPr>
      <w:pStyle w:val="Subtitle"/>
      <w:keepNext w:val="0"/>
      <w:keepLines w:val="0"/>
      <w:spacing w:after="0" w:before="200" w:line="240" w:lineRule="auto"/>
      <w:rPr>
        <w:rFonts w:ascii="Economica" w:cs="Economica" w:eastAsia="Economica" w:hAnsi="Economica"/>
        <w:b w:val="1"/>
        <w:sz w:val="28"/>
        <w:szCs w:val="28"/>
      </w:rPr>
    </w:pPr>
    <w:bookmarkStart w:colFirst="0" w:colLast="0" w:name="_37lxvx553323" w:id="8"/>
    <w:bookmarkEnd w:id="8"/>
    <w:r w:rsidDel="00000000" w:rsidR="00000000" w:rsidRPr="00000000">
      <w:rPr>
        <w:rFonts w:ascii="Economica" w:cs="Economica" w:eastAsia="Economica" w:hAnsi="Economica"/>
        <w:b w:val="1"/>
        <w:sz w:val="28"/>
        <w:szCs w:val="28"/>
        <w:rtl w:val="0"/>
      </w:rPr>
      <w:t xml:space="preserve">By Wenjie</w:t>
    </w:r>
  </w:p>
  <w:p w:rsidR="00000000" w:rsidDel="00000000" w:rsidP="00000000" w:rsidRDefault="00000000" w:rsidRPr="00000000" w14:paraId="00000080">
    <w:pPr>
      <w:spacing w:before="200" w:line="360" w:lineRule="auto"/>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3" name="image12.png"/>
          <a:graphic>
            <a:graphicData uri="http://schemas.openxmlformats.org/drawingml/2006/picture">
              <pic:pic>
                <pic:nvPicPr>
                  <pic:cNvPr descr="horizontal line" id="0" name="image12.png"/>
                  <pic:cNvPicPr preferRelativeResize="0"/>
                </pic:nvPicPr>
                <pic:blipFill>
                  <a:blip r:embed="rId1">
                    <a:alphaModFix amt="51000"/>
                  </a:blip>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ovaMono-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