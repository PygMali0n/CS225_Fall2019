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rPr>
          <w:ins w:author="Yifei Yao" w:id="2" w:date="2019-11-11T16:57:48Z"/>
        </w:rPr>
      </w:pPr>
      <w:ins w:author="Jasneet Thukral" w:id="0" w:date="2019-12-15T22:30:23Z">
        <w:del w:author="Yuzhou Wang" w:id="1" w:date="2020-05-23T02:55:04Z">
          <w:r w:rsidDel="00000000" w:rsidR="00000000" w:rsidRPr="00000000">
            <w:rPr>
              <w:rtl w:val="0"/>
            </w:rPr>
            <w:delText xml:space="preserve">x</w:delText>
          </w:r>
        </w:del>
      </w:ins>
      <w:ins w:author="Yifei Yao" w:id="2" w:date="2019-11-11T16:57:48Z">
        <w:bookmarkStart w:colFirst="0" w:colLast="0" w:name="_9ko72dmtx4pg" w:id="0"/>
        <w:bookmarkEnd w:id="0"/>
        <w:r w:rsidDel="00000000" w:rsidR="00000000" w:rsidRPr="00000000">
          <w:rPr>
            <w:rtl w:val="0"/>
          </w:rPr>
        </w:r>
      </w:ins>
    </w:p>
    <w:p w:rsidR="00000000" w:rsidDel="00000000" w:rsidP="00000000" w:rsidRDefault="00000000" w:rsidRPr="00000000" w14:paraId="00000002">
      <w:pPr>
        <w:pStyle w:val="Heading4"/>
        <w:rPr>
          <w:ins w:author="Yifei Yao" w:id="2" w:date="2019-11-11T16:57:48Z"/>
        </w:rPr>
      </w:pPr>
      <w:ins w:author="Yifei Yao" w:id="2" w:date="2019-11-11T16:57:48Z">
        <w:bookmarkStart w:colFirst="0" w:colLast="0" w:name="_7b2kt194i79u" w:id="1"/>
        <w:bookmarkEnd w:id="1"/>
        <w:r w:rsidDel="00000000" w:rsidR="00000000" w:rsidRPr="00000000">
          <w:rPr>
            <w:rtl w:val="0"/>
          </w:rPr>
        </w:r>
      </w:ins>
    </w:p>
    <w:p w:rsidR="00000000" w:rsidDel="00000000" w:rsidP="00000000" w:rsidRDefault="00000000" w:rsidRPr="00000000" w14:paraId="00000003">
      <w:pPr>
        <w:pStyle w:val="Heading4"/>
        <w:rPr>
          <w:rFonts w:ascii="Lora" w:cs="Lora" w:eastAsia="Lora" w:hAnsi="Lora"/>
          <w:b w:val="1"/>
        </w:rPr>
        <w:pPrChange w:author="Yifei Yao" w:id="0" w:date="2019-11-11T16:57:48Z">
          <w:pPr>
            <w:pStyle w:val="Heading4"/>
          </w:pPr>
        </w:pPrChange>
      </w:pPr>
      <w:bookmarkStart w:colFirst="0" w:colLast="0" w:name="_9ko72dmtx4pg" w:id="0"/>
      <w:bookmarkEnd w:id="0"/>
      <w:r w:rsidDel="00000000" w:rsidR="00000000" w:rsidRPr="00000000">
        <w:rPr>
          <w:rFonts w:ascii="Lora" w:cs="Lora" w:eastAsia="Lora" w:hAnsi="Lora"/>
          <w:b w:val="1"/>
          <w:rtl w:val="0"/>
        </w:rPr>
        <w:t xml:space="preserve">Disjoint Set Find</w:t>
      </w:r>
    </w:p>
    <w:p w:rsidR="00000000" w:rsidDel="00000000" w:rsidP="00000000" w:rsidRDefault="00000000" w:rsidRPr="00000000" w14:paraId="00000004">
      <w:pPr>
        <w:tabs>
          <w:tab w:val="left" w:pos="4170"/>
        </w:tabs>
        <w:spacing w:after="160" w:lineRule="auto"/>
        <w:jc w:val="center"/>
        <w:rPr>
          <w:rFonts w:ascii="Lora" w:cs="Lora" w:eastAsia="Lora" w:hAnsi="Lora"/>
        </w:rPr>
      </w:pPr>
      <w:r w:rsidDel="00000000" w:rsidR="00000000" w:rsidRPr="00000000">
        <w:rPr>
          <w:rFonts w:ascii="Lora" w:cs="Lora" w:eastAsia="Lora" w:hAnsi="Lora"/>
          <w:b w:val="1"/>
        </w:rPr>
        <w:drawing>
          <wp:inline distB="0" distT="0" distL="0" distR="0">
            <wp:extent cx="3581241" cy="811956"/>
            <wp:effectExtent b="0" l="0" r="0" t="0"/>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581241" cy="81195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8"/>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Algorithm</w:t>
      </w:r>
    </w:p>
    <w:p w:rsidR="00000000" w:rsidDel="00000000" w:rsidP="00000000" w:rsidRDefault="00000000" w:rsidRPr="00000000" w14:paraId="00000006">
      <w:pPr>
        <w:numPr>
          <w:ilvl w:val="1"/>
          <w:numId w:val="8"/>
        </w:numPr>
        <w:ind w:left="1440" w:hanging="360"/>
        <w:rPr>
          <w:color w:val="666666"/>
        </w:rPr>
      </w:pPr>
      <w:r w:rsidDel="00000000" w:rsidR="00000000" w:rsidRPr="00000000">
        <w:rPr>
          <w:rFonts w:ascii="Lora" w:cs="Lora" w:eastAsia="Lora" w:hAnsi="Lora"/>
          <w:color w:val="666666"/>
          <w:rtl w:val="0"/>
        </w:rPr>
        <w:t xml:space="preserve">If we hav</w:t>
      </w:r>
      <w:r w:rsidDel="00000000" w:rsidR="00000000" w:rsidRPr="00000000">
        <w:rPr>
          <w:rFonts w:ascii="Lora" w:cs="Lora" w:eastAsia="Lora" w:hAnsi="Lora"/>
          <w:color w:val="666666"/>
          <w:rtl w:val="0"/>
        </w:rPr>
        <w:t xml:space="preserve">e some negative number</w:t>
      </w:r>
      <w:r w:rsidDel="00000000" w:rsidR="00000000" w:rsidRPr="00000000">
        <w:rPr>
          <w:rFonts w:ascii="Lora" w:cs="Lora" w:eastAsia="Lora" w:hAnsi="Lora"/>
          <w:color w:val="666666"/>
          <w:rtl w:val="0"/>
        </w:rPr>
        <w:t xml:space="preserve">, we have the root</w:t>
      </w:r>
    </w:p>
    <w:p w:rsidR="00000000" w:rsidDel="00000000" w:rsidP="00000000" w:rsidRDefault="00000000" w:rsidRPr="00000000" w14:paraId="00000007">
      <w:pPr>
        <w:numPr>
          <w:ilvl w:val="1"/>
          <w:numId w:val="8"/>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If not, we recursively call find on the parent node</w:t>
      </w:r>
    </w:p>
    <w:p w:rsidR="00000000" w:rsidDel="00000000" w:rsidP="00000000" w:rsidRDefault="00000000" w:rsidRPr="00000000" w14:paraId="00000008">
      <w:pPr>
        <w:numPr>
          <w:ilvl w:val="0"/>
          <w:numId w:val="8"/>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Running time : </w:t>
      </w:r>
      <m:oMath>
        <m:r>
          <w:rPr>
            <w:rFonts w:ascii="Lora" w:cs="Lora" w:eastAsia="Lora" w:hAnsi="Lora"/>
            <w:color w:val="666666"/>
          </w:rPr>
          <m:t xml:space="preserve">O(h)&lt;=O(n).</m:t>
        </m:r>
      </m:oMath>
      <w:r w:rsidDel="00000000" w:rsidR="00000000" w:rsidRPr="00000000">
        <w:rPr>
          <w:rtl w:val="0"/>
        </w:rPr>
      </w:r>
    </w:p>
    <w:p w:rsidR="00000000" w:rsidDel="00000000" w:rsidP="00000000" w:rsidRDefault="00000000" w:rsidRPr="00000000" w14:paraId="00000009">
      <w:pPr>
        <w:numPr>
          <w:ilvl w:val="0"/>
          <w:numId w:val="8"/>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The ideal UpTree: every element is the direct child of the root!</w:t>
      </w:r>
    </w:p>
    <w:p w:rsidR="00000000" w:rsidDel="00000000" w:rsidP="00000000" w:rsidRDefault="00000000" w:rsidRPr="00000000" w14:paraId="0000000A">
      <w:pPr>
        <w:tabs>
          <w:tab w:val="left" w:pos="4170"/>
        </w:tabs>
        <w:spacing w:after="160" w:lineRule="auto"/>
        <w:jc w:val="left"/>
        <w:rPr>
          <w:rFonts w:ascii="Lora" w:cs="Lora" w:eastAsia="Lora" w:hAnsi="Lora"/>
          <w:color w:val="666666"/>
        </w:rPr>
      </w:pPr>
      <w:r w:rsidDel="00000000" w:rsidR="00000000" w:rsidRPr="00000000">
        <w:rPr>
          <w:rFonts w:ascii="Lora" w:cs="Lora" w:eastAsia="Lora" w:hAnsi="Lora"/>
          <w:b w:val="1"/>
          <w:rtl w:val="0"/>
        </w:rPr>
        <w:tab/>
      </w:r>
      <w:del w:author="Tyler Schuldt" w:id="4" w:date="2019-04-21T16:47:02Z">
        <w:r w:rsidDel="00000000" w:rsidR="00000000" w:rsidRPr="00000000">
          <w:rPr>
            <w:rFonts w:ascii="Lora" w:cs="Lora" w:eastAsia="Lora" w:hAnsi="Lora"/>
            <w:b w:val="1"/>
          </w:rPr>
          <w:drawing>
            <wp:inline distB="0" distT="0" distL="0" distR="0">
              <wp:extent cx="1582319" cy="766763"/>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82319" cy="766763"/>
                      </a:xfrm>
                      <a:prstGeom prst="rect"/>
                      <a:ln/>
                    </pic:spPr>
                  </pic:pic>
                </a:graphicData>
              </a:graphic>
            </wp:inline>
          </w:drawing>
        </w:r>
      </w:del>
      <w:r w:rsidDel="00000000" w:rsidR="00000000" w:rsidRPr="00000000">
        <w:rPr>
          <w:rtl w:val="0"/>
        </w:rPr>
      </w:r>
    </w:p>
    <w:p w:rsidR="00000000" w:rsidDel="00000000" w:rsidP="00000000" w:rsidRDefault="00000000" w:rsidRPr="00000000" w14:paraId="0000000B">
      <w:pPr>
        <w:pStyle w:val="Heading4"/>
        <w:rPr>
          <w:rFonts w:ascii="Lora" w:cs="Lora" w:eastAsia="Lora" w:hAnsi="Lora"/>
          <w:b w:val="1"/>
        </w:rPr>
      </w:pPr>
      <w:bookmarkStart w:colFirst="0" w:colLast="0" w:name="_eo8p8wcr59kr" w:id="2"/>
      <w:bookmarkEnd w:id="2"/>
      <w:r w:rsidDel="00000000" w:rsidR="00000000" w:rsidRPr="00000000">
        <w:rPr>
          <w:rFonts w:ascii="Lora" w:cs="Lora" w:eastAsia="Lora" w:hAnsi="Lora"/>
          <w:b w:val="1"/>
          <w:rtl w:val="0"/>
        </w:rPr>
        <w:t xml:space="preserve">Smart Unions</w:t>
      </w:r>
    </w:p>
    <w:p w:rsidR="00000000" w:rsidDel="00000000" w:rsidP="00000000" w:rsidRDefault="00000000" w:rsidRPr="00000000" w14:paraId="0000000C">
      <w:pPr>
        <w:spacing w:after="160" w:lineRule="auto"/>
        <w:jc w:val="center"/>
        <w:rPr>
          <w:rFonts w:ascii="Lora" w:cs="Lora" w:eastAsia="Lora" w:hAnsi="Lora"/>
          <w:b w:val="1"/>
        </w:rPr>
      </w:pPr>
      <w:ins w:author="Tyler Schuldt" w:id="4" w:date="2019-04-21T16:47:02Z">
        <w:r w:rsidDel="00000000" w:rsidR="00000000" w:rsidRPr="00000000">
          <w:rPr>
            <w:rFonts w:ascii="Lora" w:cs="Lora" w:eastAsia="Lora" w:hAnsi="Lora"/>
            <w:b w:val="1"/>
          </w:rPr>
          <w:drawing>
            <wp:inline distB="0" distT="0" distL="0" distR="0">
              <wp:extent cx="1582319" cy="76676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82319" cy="766763"/>
                      </a:xfrm>
                      <a:prstGeom prst="rect"/>
                      <a:ln/>
                    </pic:spPr>
                  </pic:pic>
                </a:graphicData>
              </a:graphic>
            </wp:inline>
          </w:drawing>
        </w:r>
      </w:ins>
      <w:r w:rsidDel="00000000" w:rsidR="00000000" w:rsidRPr="00000000">
        <w:rPr>
          <w:rFonts w:ascii="Lora" w:cs="Lora" w:eastAsia="Lora" w:hAnsi="Lora"/>
          <w:b w:val="1"/>
        </w:rPr>
        <w:drawing>
          <wp:inline distB="0" distT="0" distL="0" distR="0">
            <wp:extent cx="2058482" cy="1233488"/>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58482"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160" w:lineRule="auto"/>
        <w:jc w:val="center"/>
        <w:rPr>
          <w:rFonts w:ascii="Lora" w:cs="Lora" w:eastAsia="Lora" w:hAnsi="Lora"/>
          <w:color w:val="666666"/>
        </w:rPr>
      </w:pPr>
      <w:r w:rsidDel="00000000" w:rsidR="00000000" w:rsidRPr="00000000">
        <w:rPr>
          <w:rFonts w:ascii="Lora" w:cs="Lora" w:eastAsia="Lora" w:hAnsi="Lora"/>
          <w:b w:val="1"/>
        </w:rPr>
        <w:drawing>
          <wp:inline distB="0" distT="0" distL="0" distR="0">
            <wp:extent cx="2869052" cy="414450"/>
            <wp:effectExtent b="0" l="0" r="0" t="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69052" cy="4144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4"/>
        </w:numPr>
        <w:ind w:left="720" w:hanging="360"/>
        <w:rPr>
          <w:rFonts w:ascii="Calibri" w:cs="Calibri" w:eastAsia="Calibri" w:hAnsi="Calibri"/>
          <w:b w:val="1"/>
          <w:color w:val="666666"/>
        </w:rPr>
      </w:pPr>
      <w:r w:rsidDel="00000000" w:rsidR="00000000" w:rsidRPr="00000000">
        <w:rPr>
          <w:rFonts w:ascii="Lora" w:cs="Lora" w:eastAsia="Lora" w:hAnsi="Lora"/>
          <w:b w:val="1"/>
          <w:color w:val="666666"/>
          <w:rtl w:val="0"/>
        </w:rPr>
        <w:t xml:space="preserve">Union by height </w:t>
      </w:r>
      <w:r w:rsidDel="00000000" w:rsidR="00000000" w:rsidRPr="00000000">
        <w:rPr>
          <w:rFonts w:ascii="Lora" w:cs="Lora" w:eastAsia="Lora" w:hAnsi="Lora"/>
          <w:color w:val="666666"/>
          <w:rtl w:val="0"/>
        </w:rPr>
        <w:t xml:space="preserve">(</w:t>
      </w:r>
      <w:r w:rsidDel="00000000" w:rsidR="00000000" w:rsidRPr="00000000">
        <w:rPr>
          <w:rFonts w:ascii="Lora" w:cs="Lora" w:eastAsia="Lora" w:hAnsi="Lora"/>
          <w:i w:val="1"/>
          <w:color w:val="666666"/>
          <w:rtl w:val="0"/>
        </w:rPr>
        <w:t xml:space="preserve">minimize height</w:t>
      </w:r>
      <w:r w:rsidDel="00000000" w:rsidR="00000000" w:rsidRPr="00000000">
        <w:rPr>
          <w:rFonts w:ascii="Lora" w:cs="Lora" w:eastAsia="Lora" w:hAnsi="Lora"/>
          <w:color w:val="666666"/>
          <w:rtl w:val="0"/>
        </w:rPr>
        <w:t xml:space="preserve">):</w:t>
      </w:r>
    </w:p>
    <w:p w:rsidR="00000000" w:rsidDel="00000000" w:rsidP="00000000" w:rsidRDefault="00000000" w:rsidRPr="00000000" w14:paraId="0000000F">
      <w:pPr>
        <w:numPr>
          <w:ilvl w:val="1"/>
          <w:numId w:val="4"/>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root := -h-1</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1">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2">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3">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4">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5">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6">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7">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8">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A">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11</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1C">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1D">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1E">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1F">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20">
            <w:pPr>
              <w:widowControl w:val="0"/>
              <w:jc w:val="center"/>
              <w:rPr>
                <w:rFonts w:ascii="Lora" w:cs="Lora" w:eastAsia="Lora" w:hAnsi="Lora"/>
                <w:b w:val="1"/>
                <w:color w:val="ff0000"/>
              </w:rPr>
            </w:pPr>
            <w:r w:rsidDel="00000000" w:rsidR="00000000" w:rsidRPr="00000000">
              <w:rPr>
                <w:rFonts w:ascii="Lora" w:cs="Lora" w:eastAsia="Lora" w:hAnsi="Lora"/>
                <w:b w:val="1"/>
                <w:color w:val="ff0000"/>
                <w:rtl w:val="0"/>
              </w:rPr>
              <w:t xml:space="preserve">-4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21">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10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22">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23">
            <w:pPr>
              <w:widowControl w:val="0"/>
              <w:jc w:val="center"/>
              <w:rPr>
                <w:rFonts w:ascii="Lora" w:cs="Lora" w:eastAsia="Lora" w:hAnsi="Lora"/>
                <w:b w:val="1"/>
                <w:color w:val="ff0000"/>
              </w:rPr>
            </w:pPr>
            <w:r w:rsidDel="00000000" w:rsidR="00000000" w:rsidRPr="00000000">
              <w:rPr>
                <w:rFonts w:ascii="Lora" w:cs="Lora" w:eastAsia="Lora" w:hAnsi="Lora"/>
                <w:b w:val="1"/>
                <w:color w:val="ff0000"/>
                <w:rtl w:val="0"/>
              </w:rPr>
              <w:t xml:space="preserve">-3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24">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25">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26">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27">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5</w:t>
            </w:r>
          </w:p>
        </w:tc>
      </w:tr>
    </w:tbl>
    <w:p w:rsidR="00000000" w:rsidDel="00000000" w:rsidP="00000000" w:rsidRDefault="00000000" w:rsidRPr="00000000" w14:paraId="00000028">
      <w:pPr>
        <w:jc w:val="left"/>
        <w:rPr>
          <w:rFonts w:ascii="Lora" w:cs="Lora" w:eastAsia="Lora" w:hAnsi="Lora"/>
          <w:color w:val="666666"/>
        </w:rPr>
      </w:pPr>
      <w:r w:rsidDel="00000000" w:rsidR="00000000" w:rsidRPr="00000000">
        <w:rPr>
          <w:rtl w:val="0"/>
        </w:rPr>
      </w:r>
    </w:p>
    <w:p w:rsidR="00000000" w:rsidDel="00000000" w:rsidP="00000000" w:rsidRDefault="00000000" w:rsidRPr="00000000" w14:paraId="00000029">
      <w:pPr>
        <w:spacing w:after="160" w:lineRule="auto"/>
        <w:jc w:val="center"/>
        <w:rPr>
          <w:rFonts w:ascii="Lora" w:cs="Lora" w:eastAsia="Lora" w:hAnsi="Lora"/>
        </w:rPr>
      </w:pPr>
      <w:r w:rsidDel="00000000" w:rsidR="00000000" w:rsidRPr="00000000">
        <w:rPr>
          <w:rFonts w:ascii="Lora" w:cs="Lora" w:eastAsia="Lora" w:hAnsi="Lora"/>
        </w:rPr>
        <w:drawing>
          <wp:inline distB="0" distT="0" distL="0" distR="0">
            <wp:extent cx="1364333" cy="1338263"/>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36433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9"/>
        </w:numPr>
        <w:spacing w:after="160" w:lineRule="auto"/>
        <w:ind w:left="1440" w:hanging="360"/>
        <w:rPr>
          <w:rFonts w:ascii="Lora" w:cs="Lora" w:eastAsia="Lora" w:hAnsi="Lora"/>
          <w:color w:val="666666"/>
        </w:rPr>
      </w:pPr>
      <w:r w:rsidDel="00000000" w:rsidR="00000000" w:rsidRPr="00000000">
        <w:rPr>
          <w:rFonts w:ascii="Lora" w:cs="Lora" w:eastAsia="Lora" w:hAnsi="Lora"/>
          <w:color w:val="666666"/>
          <w:rtl w:val="0"/>
        </w:rPr>
        <w:t xml:space="preserve">After union by height we have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2B">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C">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D">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E">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F">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1">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2">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3">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4">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5">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6">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11</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37">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38">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39">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3A">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3B">
            <w:pPr>
              <w:widowControl w:val="0"/>
              <w:jc w:val="center"/>
              <w:rPr>
                <w:rFonts w:ascii="Lora" w:cs="Lora" w:eastAsia="Lora" w:hAnsi="Lora"/>
                <w:b w:val="1"/>
                <w:color w:val="ff0000"/>
              </w:rPr>
            </w:pPr>
            <w:r w:rsidDel="00000000" w:rsidR="00000000" w:rsidRPr="00000000">
              <w:rPr>
                <w:rFonts w:ascii="Lora" w:cs="Lora" w:eastAsia="Lora" w:hAnsi="Lora"/>
                <w:b w:val="1"/>
                <w:color w:val="ff0000"/>
                <w:rtl w:val="0"/>
              </w:rPr>
              <w:t xml:space="preserve">-4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3C">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10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3D">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3E">
            <w:pPr>
              <w:widowControl w:val="0"/>
              <w:jc w:val="center"/>
              <w:rPr>
                <w:rFonts w:ascii="Lora" w:cs="Lora" w:eastAsia="Lora" w:hAnsi="Lora"/>
                <w:b w:val="1"/>
                <w:color w:val="ff0000"/>
              </w:rPr>
            </w:pPr>
            <w:r w:rsidDel="00000000" w:rsidR="00000000" w:rsidRPr="00000000">
              <w:rPr>
                <w:rFonts w:ascii="Lora" w:cs="Lora" w:eastAsia="Lora" w:hAnsi="Lora"/>
                <w:b w:val="1"/>
                <w:color w:val="ff0000"/>
                <w:rtl w:val="0"/>
              </w:rPr>
              <w:t xml:space="preserve">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3F">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0">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1">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5</w:t>
            </w:r>
          </w:p>
        </w:tc>
      </w:tr>
    </w:tbl>
    <w:p w:rsidR="00000000" w:rsidDel="00000000" w:rsidP="00000000" w:rsidRDefault="00000000" w:rsidRPr="00000000" w14:paraId="00000043">
      <w:pPr>
        <w:rPr>
          <w:rFonts w:ascii="Lora" w:cs="Lora" w:eastAsia="Lora" w:hAnsi="Lora"/>
        </w:rPr>
      </w:pPr>
      <w:r w:rsidDel="00000000" w:rsidR="00000000" w:rsidRPr="00000000">
        <w:rPr>
          <w:rtl w:val="0"/>
        </w:rPr>
      </w:r>
    </w:p>
    <w:p w:rsidR="00000000" w:rsidDel="00000000" w:rsidP="00000000" w:rsidRDefault="00000000" w:rsidRPr="00000000" w14:paraId="00000044">
      <w:pPr>
        <w:numPr>
          <w:ilvl w:val="1"/>
          <w:numId w:val="9"/>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Union by height worsen the average case (the majority of the nodes, namely the tree with root 7, has height increased by 1)</w:t>
      </w:r>
    </w:p>
    <w:p w:rsidR="00000000" w:rsidDel="00000000" w:rsidP="00000000" w:rsidRDefault="00000000" w:rsidRPr="00000000" w14:paraId="00000045">
      <w:pPr>
        <w:rPr>
          <w:rFonts w:ascii="Lora" w:cs="Lora" w:eastAsia="Lora" w:hAnsi="Lora"/>
        </w:rPr>
      </w:pPr>
      <w:r w:rsidDel="00000000" w:rsidR="00000000" w:rsidRPr="00000000">
        <w:rPr>
          <w:rtl w:val="0"/>
        </w:rPr>
      </w:r>
    </w:p>
    <w:p w:rsidR="00000000" w:rsidDel="00000000" w:rsidP="00000000" w:rsidRDefault="00000000" w:rsidRPr="00000000" w14:paraId="00000046">
      <w:pPr>
        <w:numPr>
          <w:ilvl w:val="0"/>
          <w:numId w:val="9"/>
        </w:numPr>
        <w:spacing w:after="160" w:lineRule="auto"/>
        <w:ind w:left="720" w:hanging="360"/>
        <w:rPr>
          <w:color w:val="666666"/>
        </w:rPr>
      </w:pPr>
      <w:r w:rsidDel="00000000" w:rsidR="00000000" w:rsidRPr="00000000">
        <w:rPr>
          <w:rFonts w:ascii="Lora" w:cs="Lora" w:eastAsia="Lora" w:hAnsi="Lora"/>
          <w:b w:val="1"/>
          <w:color w:val="666666"/>
          <w:rtl w:val="0"/>
        </w:rPr>
        <w:t xml:space="preserve">Union by Size</w:t>
      </w:r>
      <w:r w:rsidDel="00000000" w:rsidR="00000000" w:rsidRPr="00000000">
        <w:rPr>
          <w:rFonts w:ascii="Lora" w:cs="Lora" w:eastAsia="Lora" w:hAnsi="Lora"/>
          <w:color w:val="666666"/>
          <w:rtl w:val="0"/>
        </w:rPr>
        <w:t xml:space="preserve"> (</w:t>
      </w:r>
      <w:r w:rsidDel="00000000" w:rsidR="00000000" w:rsidRPr="00000000">
        <w:rPr>
          <w:rFonts w:ascii="Lora" w:cs="Lora" w:eastAsia="Lora" w:hAnsi="Lora"/>
          <w:i w:val="1"/>
          <w:color w:val="666666"/>
          <w:rtl w:val="0"/>
        </w:rPr>
        <w:t xml:space="preserve">Minimize the number of nodes that increase in height</w:t>
      </w:r>
      <w:r w:rsidDel="00000000" w:rsidR="00000000" w:rsidRPr="00000000">
        <w:rPr>
          <w:rFonts w:ascii="Lora" w:cs="Lora" w:eastAsia="Lora" w:hAnsi="Lora"/>
          <w:color w:val="666666"/>
          <w:rtl w:val="0"/>
        </w:rPr>
        <w:t xml:space="preserv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47">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A">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D">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E">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1">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2">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11</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53">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4">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5">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6">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7">
            <w:pPr>
              <w:widowControl w:val="0"/>
              <w:jc w:val="center"/>
              <w:rPr>
                <w:rFonts w:ascii="Lora" w:cs="Lora" w:eastAsia="Lora" w:hAnsi="Lora"/>
                <w:b w:val="1"/>
                <w:color w:val="ff0000"/>
              </w:rPr>
            </w:pPr>
            <w:r w:rsidDel="00000000" w:rsidR="00000000" w:rsidRPr="00000000">
              <w:rPr>
                <w:rFonts w:ascii="Lora" w:cs="Lora" w:eastAsia="Lora" w:hAnsi="Lora"/>
                <w:b w:val="1"/>
                <w:color w:val="ff0000"/>
                <w:rtl w:val="0"/>
              </w:rPr>
              <w:t xml:space="preserve">-4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8">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10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9">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rFonts w:ascii="Lora" w:cs="Lora" w:eastAsia="Lora" w:hAnsi="Lora"/>
                <w:b w:val="1"/>
                <w:color w:val="ff0000"/>
              </w:rPr>
            </w:pPr>
            <w:r w:rsidDel="00000000" w:rsidR="00000000" w:rsidRPr="00000000">
              <w:rPr>
                <w:rFonts w:ascii="Lora" w:cs="Lora" w:eastAsia="Lora" w:hAnsi="Lora"/>
                <w:b w:val="1"/>
                <w:color w:val="ff0000"/>
                <w:rtl w:val="0"/>
              </w:rPr>
              <w:t xml:space="preserve">-8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B">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C">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D">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E">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5</w:t>
            </w:r>
          </w:p>
        </w:tc>
      </w:tr>
    </w:tbl>
    <w:p w:rsidR="00000000" w:rsidDel="00000000" w:rsidP="00000000" w:rsidRDefault="00000000" w:rsidRPr="00000000" w14:paraId="0000005F">
      <w:pPr>
        <w:rPr>
          <w:rFonts w:ascii="Lora" w:cs="Lora" w:eastAsia="Lora" w:hAnsi="Lora"/>
          <w:color w:val="666666"/>
        </w:rPr>
      </w:pPr>
      <w:r w:rsidDel="00000000" w:rsidR="00000000" w:rsidRPr="00000000">
        <w:rPr>
          <w:rtl w:val="0"/>
        </w:rPr>
      </w:r>
    </w:p>
    <w:p w:rsidR="00000000" w:rsidDel="00000000" w:rsidP="00000000" w:rsidRDefault="00000000" w:rsidRPr="00000000" w14:paraId="00000060">
      <w:pPr>
        <w:numPr>
          <w:ilvl w:val="1"/>
          <w:numId w:val="2"/>
        </w:numPr>
        <w:ind w:left="1440" w:hanging="360"/>
        <w:rPr>
          <w:rFonts w:ascii="Lora" w:cs="Lora" w:eastAsia="Lora" w:hAnsi="Lora"/>
          <w:b w:val="1"/>
          <w:color w:val="666666"/>
        </w:rPr>
      </w:pPr>
      <w:r w:rsidDel="00000000" w:rsidR="00000000" w:rsidRPr="00000000">
        <w:rPr>
          <w:rFonts w:ascii="Lora" w:cs="Lora" w:eastAsia="Lora" w:hAnsi="Lora"/>
          <w:b w:val="1"/>
          <w:color w:val="666666"/>
          <w:rtl w:val="0"/>
        </w:rPr>
        <w:t xml:space="preserve">root := -n : </w:t>
      </w:r>
      <w:r w:rsidDel="00000000" w:rsidR="00000000" w:rsidRPr="00000000">
        <w:rPr>
          <w:rFonts w:ascii="Lora" w:cs="Lora" w:eastAsia="Lora" w:hAnsi="Lora"/>
          <w:color w:val="666666"/>
          <w:rtl w:val="0"/>
        </w:rPr>
        <w:t xml:space="preserve">where n is the size of the tree</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1">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3">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5">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7">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6</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8</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A">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B">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C">
            <w:pPr>
              <w:widowControl w:val="0"/>
              <w:jc w:val="center"/>
              <w:rPr>
                <w:rFonts w:ascii="Lora" w:cs="Lora" w:eastAsia="Lora" w:hAnsi="Lora"/>
                <w:color w:val="666666"/>
              </w:rPr>
            </w:pPr>
            <w:r w:rsidDel="00000000" w:rsidR="00000000" w:rsidRPr="00000000">
              <w:rPr>
                <w:rFonts w:ascii="Lora" w:cs="Lora" w:eastAsia="Lora" w:hAnsi="Lora"/>
                <w:color w:val="666666"/>
                <w:rtl w:val="0"/>
              </w:rPr>
              <w:t xml:space="preserve">11</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6D">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6E">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6F">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0">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1">
            <w:pPr>
              <w:widowControl w:val="0"/>
              <w:jc w:val="center"/>
              <w:rPr>
                <w:rFonts w:ascii="Lora" w:cs="Lora" w:eastAsia="Lora" w:hAnsi="Lora"/>
                <w:b w:val="1"/>
                <w:color w:val="ff0000"/>
              </w:rPr>
            </w:pPr>
            <w:r w:rsidDel="00000000" w:rsidR="00000000" w:rsidRPr="00000000">
              <w:rPr>
                <w:rFonts w:ascii="Lora" w:cs="Lora" w:eastAsia="Lora" w:hAnsi="Lora"/>
                <w:b w:val="1"/>
                <w:color w:val="ff0000"/>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2">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10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3">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4">
            <w:pPr>
              <w:widowControl w:val="0"/>
              <w:jc w:val="center"/>
              <w:rPr>
                <w:rFonts w:ascii="Lora" w:cs="Lora" w:eastAsia="Lora" w:hAnsi="Lora"/>
                <w:b w:val="1"/>
                <w:color w:val="ff0000"/>
              </w:rPr>
            </w:pPr>
            <w:r w:rsidDel="00000000" w:rsidR="00000000" w:rsidRPr="00000000">
              <w:rPr>
                <w:rFonts w:ascii="Lora" w:cs="Lora" w:eastAsia="Lora" w:hAnsi="Lora"/>
                <w:b w:val="1"/>
                <w:color w:val="ff0000"/>
                <w:rtl w:val="0"/>
              </w:rPr>
              <w:t xml:space="preserve">-12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6">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7">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8">
            <w:pPr>
              <w:widowControl w:val="0"/>
              <w:jc w:val="center"/>
              <w:rPr>
                <w:rFonts w:ascii="Lora" w:cs="Lora" w:eastAsia="Lora" w:hAnsi="Lora"/>
                <w:b w:val="1"/>
                <w:color w:val="666666"/>
              </w:rPr>
            </w:pPr>
            <w:r w:rsidDel="00000000" w:rsidR="00000000" w:rsidRPr="00000000">
              <w:rPr>
                <w:rFonts w:ascii="Lora" w:cs="Lora" w:eastAsia="Lora" w:hAnsi="Lora"/>
                <w:b w:val="1"/>
                <w:color w:val="666666"/>
                <w:rtl w:val="0"/>
              </w:rPr>
              <w:t xml:space="preserve">5</w:t>
            </w:r>
          </w:p>
        </w:tc>
      </w:tr>
    </w:tbl>
    <w:p w:rsidR="00000000" w:rsidDel="00000000" w:rsidP="00000000" w:rsidRDefault="00000000" w:rsidRPr="00000000" w14:paraId="00000079">
      <w:pPr>
        <w:rPr>
          <w:rFonts w:ascii="Lora" w:cs="Lora" w:eastAsia="Lora" w:hAnsi="Lora"/>
          <w:color w:val="666666"/>
        </w:rPr>
      </w:pPr>
      <w:r w:rsidDel="00000000" w:rsidR="00000000" w:rsidRPr="00000000">
        <w:rPr>
          <w:rtl w:val="0"/>
        </w:rPr>
      </w:r>
    </w:p>
    <w:p w:rsidR="00000000" w:rsidDel="00000000" w:rsidP="00000000" w:rsidRDefault="00000000" w:rsidRPr="00000000" w14:paraId="0000007A">
      <w:pPr>
        <w:jc w:val="center"/>
        <w:rPr>
          <w:rFonts w:ascii="Lora" w:cs="Lora" w:eastAsia="Lora" w:hAnsi="Lora"/>
          <w:color w:val="666666"/>
        </w:rPr>
      </w:pPr>
      <w:r w:rsidDel="00000000" w:rsidR="00000000" w:rsidRPr="00000000">
        <w:rPr>
          <w:rFonts w:ascii="Lora" w:cs="Lora" w:eastAsia="Lora" w:hAnsi="Lora"/>
          <w:color w:val="666666"/>
        </w:rPr>
        <w:drawing>
          <wp:inline distB="0" distT="0" distL="114300" distR="114300">
            <wp:extent cx="1517333" cy="1157288"/>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517333"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1"/>
          <w:numId w:val="2"/>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Union by size keeps the average case average, but worsen the worst case (11 gets height increased by one)</w:t>
      </w:r>
    </w:p>
    <w:p w:rsidR="00000000" w:rsidDel="00000000" w:rsidP="00000000" w:rsidRDefault="00000000" w:rsidRPr="00000000" w14:paraId="0000007C">
      <w:pPr>
        <w:numPr>
          <w:ilvl w:val="0"/>
          <w:numId w:val="2"/>
        </w:numPr>
        <w:ind w:left="720" w:hanging="360"/>
        <w:rPr>
          <w:color w:val="666666"/>
        </w:rPr>
      </w:pPr>
      <w:r w:rsidDel="00000000" w:rsidR="00000000" w:rsidRPr="00000000">
        <w:rPr>
          <w:rFonts w:ascii="Lora" w:cs="Lora" w:eastAsia="Lora" w:hAnsi="Lora"/>
          <w:color w:val="666666"/>
          <w:rtl w:val="0"/>
        </w:rPr>
        <w:t xml:space="preserve">(Also there’s </w:t>
      </w:r>
      <w:r w:rsidDel="00000000" w:rsidR="00000000" w:rsidRPr="00000000">
        <w:rPr>
          <w:rFonts w:ascii="Lora" w:cs="Lora" w:eastAsia="Lora" w:hAnsi="Lora"/>
          <w:b w:val="1"/>
          <w:color w:val="666666"/>
          <w:rtl w:val="0"/>
        </w:rPr>
        <w:t xml:space="preserve">union by rank</w:t>
      </w:r>
      <w:r w:rsidDel="00000000" w:rsidR="00000000" w:rsidRPr="00000000">
        <w:rPr>
          <w:rFonts w:ascii="Lora" w:cs="Lora" w:eastAsia="Lora" w:hAnsi="Lora"/>
          <w:color w:val="666666"/>
          <w:rtl w:val="0"/>
        </w:rPr>
        <w:t xml:space="preserve">, which keeps track of the number of unions happened to a certain tree)</w:t>
      </w:r>
    </w:p>
    <w:p w:rsidR="00000000" w:rsidDel="00000000" w:rsidP="00000000" w:rsidRDefault="00000000" w:rsidRPr="00000000" w14:paraId="0000007D">
      <w:pPr>
        <w:numPr>
          <w:ilvl w:val="0"/>
          <w:numId w:val="2"/>
        </w:numPr>
        <w:ind w:left="720" w:hanging="360"/>
        <w:rPr>
          <w:color w:val="666666"/>
        </w:rPr>
      </w:pPr>
      <w:r w:rsidDel="00000000" w:rsidR="00000000" w:rsidRPr="00000000">
        <w:rPr>
          <w:rFonts w:ascii="Lora" w:cs="Lora" w:eastAsia="Lora" w:hAnsi="Lora"/>
          <w:color w:val="666666"/>
          <w:rtl w:val="0"/>
        </w:rPr>
        <w:t xml:space="preserve">Both guarantee the height of the tree to be </w:t>
      </w:r>
      <w:r w:rsidDel="00000000" w:rsidR="00000000" w:rsidRPr="00000000">
        <w:rPr>
          <w:rFonts w:ascii="Lora" w:cs="Lora" w:eastAsia="Lora" w:hAnsi="Lora"/>
          <w:b w:val="1"/>
          <w:color w:val="666666"/>
          <w:u w:val="single"/>
          <w:rtl w:val="0"/>
        </w:rPr>
        <w:t xml:space="preserve">O(log n)</w:t>
      </w:r>
    </w:p>
    <w:p w:rsidR="00000000" w:rsidDel="00000000" w:rsidP="00000000" w:rsidRDefault="00000000" w:rsidRPr="00000000" w14:paraId="0000007E">
      <w:pPr>
        <w:pStyle w:val="Heading4"/>
        <w:rPr>
          <w:rFonts w:ascii="Lora" w:cs="Lora" w:eastAsia="Lora" w:hAnsi="Lora"/>
          <w:b w:val="1"/>
        </w:rPr>
      </w:pPr>
      <w:bookmarkStart w:colFirst="0" w:colLast="0" w:name="_h583dtcvbrvz" w:id="3"/>
      <w:bookmarkEnd w:id="3"/>
      <w:r w:rsidDel="00000000" w:rsidR="00000000" w:rsidRPr="00000000">
        <w:rPr>
          <w:rFonts w:ascii="Lora" w:cs="Lora" w:eastAsia="Lora" w:hAnsi="Lora"/>
          <w:b w:val="1"/>
          <w:rtl w:val="0"/>
        </w:rPr>
        <w:t xml:space="preserve">The code</w:t>
      </w:r>
    </w:p>
    <w:p w:rsidR="00000000" w:rsidDel="00000000" w:rsidP="00000000" w:rsidRDefault="00000000" w:rsidRPr="00000000" w14:paraId="0000007F">
      <w:pPr>
        <w:numPr>
          <w:ilvl w:val="0"/>
          <w:numId w:val="1"/>
        </w:numPr>
        <w:ind w:left="720" w:hanging="360"/>
        <w:rPr>
          <w:rFonts w:ascii="Lora" w:cs="Lora" w:eastAsia="Lora" w:hAnsi="Lora"/>
          <w:b w:val="1"/>
          <w:color w:val="666666"/>
        </w:rPr>
      </w:pPr>
      <w:r w:rsidDel="00000000" w:rsidR="00000000" w:rsidRPr="00000000">
        <w:rPr>
          <w:rFonts w:ascii="Lora" w:cs="Lora" w:eastAsia="Lora" w:hAnsi="Lora"/>
          <w:b w:val="1"/>
          <w:color w:val="666666"/>
          <w:rtl w:val="0"/>
        </w:rPr>
        <w:t xml:space="preserve">Union by size</w:t>
      </w:r>
    </w:p>
    <w:p w:rsidR="00000000" w:rsidDel="00000000" w:rsidP="00000000" w:rsidRDefault="00000000" w:rsidRPr="00000000" w14:paraId="00000080">
      <w:pPr>
        <w:spacing w:after="160" w:lineRule="auto"/>
        <w:rPr>
          <w:rFonts w:ascii="Lora" w:cs="Lora" w:eastAsia="Lora" w:hAnsi="Lora"/>
          <w:color w:val="666666"/>
        </w:rPr>
      </w:pPr>
      <w:del w:author="Nayun Dong" w:id="5" w:date="2019-12-07T03:58:34Z">
        <w:r w:rsidDel="00000000" w:rsidR="00000000" w:rsidRPr="00000000">
          <w:rPr>
            <w:rFonts w:ascii="Lora" w:cs="Lora" w:eastAsia="Lora" w:hAnsi="Lora"/>
            <w:color w:val="666666"/>
          </w:rPr>
          <w:drawing>
            <wp:inline distB="0" distT="0" distL="0" distR="0">
              <wp:extent cx="5734050" cy="3175000"/>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175000"/>
                      </a:xfrm>
                      <a:prstGeom prst="rect"/>
                      <a:ln/>
                    </pic:spPr>
                  </pic:pic>
                </a:graphicData>
              </a:graphic>
            </wp:inline>
          </w:drawing>
        </w:r>
      </w:del>
      <w:r w:rsidDel="00000000" w:rsidR="00000000" w:rsidRPr="00000000">
        <w:rPr>
          <w:rtl w:val="0"/>
        </w:rPr>
      </w:r>
    </w:p>
    <w:p w:rsidR="00000000" w:rsidDel="00000000" w:rsidP="00000000" w:rsidRDefault="00000000" w:rsidRPr="00000000" w14:paraId="00000081">
      <w:pPr>
        <w:numPr>
          <w:ilvl w:val="1"/>
          <w:numId w:val="3"/>
        </w:numPr>
        <w:spacing w:after="160" w:lineRule="auto"/>
        <w:ind w:left="1440" w:hanging="360"/>
        <w:rPr>
          <w:color w:val="666666"/>
        </w:rPr>
      </w:pPr>
      <w:r w:rsidDel="00000000" w:rsidR="00000000" w:rsidRPr="00000000">
        <w:rPr>
          <w:rFonts w:ascii="Lora" w:cs="Lora" w:eastAsia="Lora" w:hAnsi="Lora"/>
          <w:color w:val="666666"/>
          <w:rtl w:val="0"/>
        </w:rPr>
        <w:t xml:space="preserve">Running time of f</w:t>
      </w:r>
      <w:ins w:author="Nayun Dong" w:id="5" w:date="2019-12-07T03:58:34Z">
        <w:r w:rsidDel="00000000" w:rsidR="00000000" w:rsidRPr="00000000">
          <w:rPr>
            <w:rFonts w:ascii="Lora" w:cs="Lora" w:eastAsia="Lora" w:hAnsi="Lora"/>
            <w:color w:val="666666"/>
          </w:rPr>
          <w:drawing>
            <wp:inline distB="0" distT="0" distL="0" distR="0">
              <wp:extent cx="5734050" cy="31750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175000"/>
                      </a:xfrm>
                      <a:prstGeom prst="rect"/>
                      <a:ln/>
                    </pic:spPr>
                  </pic:pic>
                </a:graphicData>
              </a:graphic>
            </wp:inline>
          </w:drawing>
        </w:r>
      </w:ins>
      <w:r w:rsidDel="00000000" w:rsidR="00000000" w:rsidRPr="00000000">
        <w:rPr>
          <w:rFonts w:ascii="Lora" w:cs="Lora" w:eastAsia="Lora" w:hAnsi="Lora"/>
          <w:color w:val="666666"/>
          <w:rtl w:val="0"/>
        </w:rPr>
        <w:t xml:space="preserve">ind is </w:t>
      </w:r>
      <m:oMath>
        <m:r>
          <w:rPr>
            <w:rFonts w:ascii="Lora" w:cs="Lora" w:eastAsia="Lora" w:hAnsi="Lora"/>
            <w:color w:val="666666"/>
          </w:rPr>
          <m:t xml:space="preserve">O(h)=O(log n) </m:t>
        </m:r>
      </m:oMath>
      <w:r w:rsidDel="00000000" w:rsidR="00000000" w:rsidRPr="00000000">
        <w:rPr>
          <w:rFonts w:ascii="Lora" w:cs="Lora" w:eastAsia="Lora" w:hAnsi="Lora"/>
          <w:color w:val="666666"/>
          <w:rtl w:val="0"/>
        </w:rPr>
        <w:t xml:space="preserve"> since we are using the smart union;</w:t>
        <w:br w:type="textWrapping"/>
        <w:t xml:space="preserve">Running time of union is </w:t>
      </w:r>
      <m:oMath>
        <m:r>
          <w:rPr>
            <w:rFonts w:ascii="Lora" w:cs="Lora" w:eastAsia="Lora" w:hAnsi="Lora"/>
            <w:color w:val="666666"/>
          </w:rPr>
          <m:t xml:space="preserve">O(1)</m:t>
        </m:r>
      </m:oMath>
      <w:r w:rsidDel="00000000" w:rsidR="00000000" w:rsidRPr="00000000">
        <w:rPr>
          <w:rFonts w:ascii="Lora" w:cs="Lora" w:eastAsia="Lora" w:hAnsi="Lora"/>
          <w:color w:val="666666"/>
          <w:rtl w:val="0"/>
        </w:rPr>
        <w:t xml:space="preserve"> given that </w:t>
      </w:r>
      <w:r w:rsidDel="00000000" w:rsidR="00000000" w:rsidRPr="00000000">
        <w:rPr>
          <w:rFonts w:ascii="Lora" w:cs="Lora" w:eastAsia="Lora" w:hAnsi="Lora"/>
          <w:b w:val="1"/>
          <w:color w:val="666666"/>
          <w:rtl w:val="0"/>
        </w:rPr>
        <w:t xml:space="preserve">root1</w:t>
      </w:r>
      <w:r w:rsidDel="00000000" w:rsidR="00000000" w:rsidRPr="00000000">
        <w:rPr>
          <w:rFonts w:ascii="Lora" w:cs="Lora" w:eastAsia="Lora" w:hAnsi="Lora"/>
          <w:color w:val="666666"/>
          <w:rtl w:val="0"/>
        </w:rPr>
        <w:t xml:space="preserve"> and </w:t>
      </w:r>
      <w:r w:rsidDel="00000000" w:rsidR="00000000" w:rsidRPr="00000000">
        <w:rPr>
          <w:rFonts w:ascii="Lora" w:cs="Lora" w:eastAsia="Lora" w:hAnsi="Lora"/>
          <w:b w:val="1"/>
          <w:color w:val="666666"/>
          <w:rtl w:val="0"/>
        </w:rPr>
        <w:t xml:space="preserve">root2</w:t>
      </w:r>
      <w:r w:rsidDel="00000000" w:rsidR="00000000" w:rsidRPr="00000000">
        <w:rPr>
          <w:rFonts w:ascii="Lora" w:cs="Lora" w:eastAsia="Lora" w:hAnsi="Lora"/>
          <w:color w:val="666666"/>
          <w:rtl w:val="0"/>
        </w:rPr>
        <w:t xml:space="preserve"> are actual root nodes.</w:t>
      </w:r>
    </w:p>
    <w:p w:rsidR="00000000" w:rsidDel="00000000" w:rsidP="00000000" w:rsidRDefault="00000000" w:rsidRPr="00000000" w14:paraId="00000082">
      <w:pPr>
        <w:numPr>
          <w:ilvl w:val="1"/>
          <w:numId w:val="3"/>
        </w:numPr>
        <w:spacing w:after="160" w:lineRule="auto"/>
        <w:ind w:left="1440" w:hanging="360"/>
        <w:rPr>
          <w:color w:val="666666"/>
        </w:rPr>
      </w:pPr>
      <w:r w:rsidDel="00000000" w:rsidR="00000000" w:rsidRPr="00000000">
        <w:rPr>
          <w:rFonts w:ascii="Lora" w:cs="Lora" w:eastAsia="Lora" w:hAnsi="Lora"/>
          <w:b w:val="1"/>
          <w:color w:val="666666"/>
          <w:rtl w:val="0"/>
        </w:rPr>
        <w:t xml:space="preserve">root1 </w:t>
      </w:r>
      <w:r w:rsidDel="00000000" w:rsidR="00000000" w:rsidRPr="00000000">
        <w:rPr>
          <w:rFonts w:ascii="Lora" w:cs="Lora" w:eastAsia="Lora" w:hAnsi="Lora"/>
          <w:color w:val="666666"/>
          <w:rtl w:val="0"/>
        </w:rPr>
        <w:t xml:space="preserve">and </w:t>
      </w:r>
      <w:r w:rsidDel="00000000" w:rsidR="00000000" w:rsidRPr="00000000">
        <w:rPr>
          <w:rFonts w:ascii="Lora" w:cs="Lora" w:eastAsia="Lora" w:hAnsi="Lora"/>
          <w:b w:val="1"/>
          <w:color w:val="666666"/>
          <w:rtl w:val="0"/>
        </w:rPr>
        <w:t xml:space="preserve">root2</w:t>
      </w:r>
      <w:r w:rsidDel="00000000" w:rsidR="00000000" w:rsidRPr="00000000">
        <w:rPr>
          <w:rFonts w:ascii="Lora" w:cs="Lora" w:eastAsia="Lora" w:hAnsi="Lora"/>
          <w:color w:val="666666"/>
          <w:rtl w:val="0"/>
        </w:rPr>
        <w:t xml:space="preserve"> must be root nodes! So first we have to run </w:t>
      </w:r>
      <w:r w:rsidDel="00000000" w:rsidR="00000000" w:rsidRPr="00000000">
        <w:rPr>
          <w:rFonts w:ascii="Lora" w:cs="Lora" w:eastAsia="Lora" w:hAnsi="Lora"/>
          <w:b w:val="1"/>
          <w:color w:val="666666"/>
          <w:rtl w:val="0"/>
        </w:rPr>
        <w:t xml:space="preserve">find</w:t>
      </w:r>
      <w:r w:rsidDel="00000000" w:rsidR="00000000" w:rsidRPr="00000000">
        <w:rPr>
          <w:rFonts w:ascii="Lora" w:cs="Lora" w:eastAsia="Lora" w:hAnsi="Lora"/>
          <w:color w:val="666666"/>
          <w:rtl w:val="0"/>
        </w:rPr>
        <w:t xml:space="preserve">; therefore, the running time will be </w:t>
      </w:r>
      <m:oMath>
        <m:r>
          <w:rPr>
            <w:rFonts w:ascii="Lora" w:cs="Lora" w:eastAsia="Lora" w:hAnsi="Lora"/>
            <w:color w:val="666666"/>
          </w:rPr>
          <m:t xml:space="preserve">O(h)=O(log n) </m:t>
        </m:r>
      </m:oMath>
      <w:r w:rsidDel="00000000" w:rsidR="00000000" w:rsidRPr="00000000">
        <w:rPr>
          <w:rtl w:val="0"/>
        </w:rPr>
      </w:r>
    </w:p>
    <w:p w:rsidR="00000000" w:rsidDel="00000000" w:rsidP="00000000" w:rsidRDefault="00000000" w:rsidRPr="00000000" w14:paraId="00000083">
      <w:pPr>
        <w:pStyle w:val="Heading4"/>
        <w:spacing w:after="160" w:lineRule="auto"/>
        <w:rPr>
          <w:rFonts w:ascii="Lora" w:cs="Lora" w:eastAsia="Lora" w:hAnsi="Lora"/>
          <w:b w:val="1"/>
        </w:rPr>
      </w:pPr>
      <w:bookmarkStart w:colFirst="0" w:colLast="0" w:name="_n7exkdy3at0f" w:id="4"/>
      <w:bookmarkEnd w:id="4"/>
      <w:r w:rsidDel="00000000" w:rsidR="00000000" w:rsidRPr="00000000">
        <w:rPr>
          <w:rFonts w:ascii="Lora" w:cs="Lora" w:eastAsia="Lora" w:hAnsi="Lora"/>
          <w:b w:val="1"/>
          <w:rtl w:val="0"/>
        </w:rPr>
        <w:t xml:space="preserve">Path Compression</w:t>
      </w:r>
    </w:p>
    <w:p w:rsidR="00000000" w:rsidDel="00000000" w:rsidP="00000000" w:rsidRDefault="00000000" w:rsidRPr="00000000" w14:paraId="00000084">
      <w:pPr>
        <w:numPr>
          <w:ilvl w:val="0"/>
          <w:numId w:val="10"/>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Look at the following UpTree:</w:t>
      </w:r>
    </w:p>
    <w:p w:rsidR="00000000" w:rsidDel="00000000" w:rsidP="00000000" w:rsidRDefault="00000000" w:rsidRPr="00000000" w14:paraId="00000085">
      <w:pPr>
        <w:spacing w:after="160" w:line="259" w:lineRule="auto"/>
        <w:jc w:val="center"/>
        <w:rPr>
          <w:rFonts w:ascii="Lora" w:cs="Lora" w:eastAsia="Lora" w:hAnsi="Lora"/>
          <w:b w:val="1"/>
          <w:sz w:val="24"/>
          <w:szCs w:val="24"/>
        </w:rPr>
      </w:pPr>
      <w:r w:rsidDel="00000000" w:rsidR="00000000" w:rsidRPr="00000000">
        <w:rPr>
          <w:rFonts w:ascii="Lora" w:cs="Lora" w:eastAsia="Lora" w:hAnsi="Lora"/>
          <w:b w:val="1"/>
          <w:sz w:val="24"/>
          <w:szCs w:val="24"/>
        </w:rPr>
        <w:drawing>
          <wp:inline distB="0" distT="0" distL="0" distR="0">
            <wp:extent cx="4477871" cy="1804677"/>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477871" cy="180467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2"/>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Find is a recursive function, we have the following recursive calls:</w:t>
      </w:r>
    </w:p>
    <w:p w:rsidR="00000000" w:rsidDel="00000000" w:rsidP="00000000" w:rsidRDefault="00000000" w:rsidRPr="00000000" w14:paraId="00000087">
      <w:pPr>
        <w:numPr>
          <w:ilvl w:val="1"/>
          <w:numId w:val="2"/>
        </w:numPr>
        <w:ind w:left="144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Find(4) → Find(2) → Find(7) → Find(9) → Find(10)</w:t>
      </w:r>
    </w:p>
    <w:p w:rsidR="00000000" w:rsidDel="00000000" w:rsidP="00000000" w:rsidRDefault="00000000" w:rsidRPr="00000000" w14:paraId="00000088">
      <w:pPr>
        <w:numPr>
          <w:ilvl w:val="0"/>
          <w:numId w:val="2"/>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The last call to find gives us the base case, </w:t>
      </w:r>
      <m:oMath>
        <m:r>
          <w:rPr>
            <w:rFonts w:ascii="Lora" w:cs="Lora" w:eastAsia="Lora" w:hAnsi="Lora"/>
            <w:color w:val="666666"/>
          </w:rPr>
          <m:t xml:space="preserve">-10</m:t>
        </m:r>
      </m:oMath>
      <w:r w:rsidDel="00000000" w:rsidR="00000000" w:rsidRPr="00000000">
        <w:rPr>
          <w:rFonts w:ascii="Lora" w:cs="Lora" w:eastAsia="Lora" w:hAnsi="Lora"/>
          <w:color w:val="666666"/>
          <w:rtl w:val="0"/>
        </w:rPr>
        <w:t xml:space="preserve">, which is the same for all the elements in the tree. If we make all the elements point to 10, running time of the find will decrease for each element (after this, it will take O(1) time to find them). To do so, when we unwind the recursion, we can update the value for each element. After running Find(4), we will have:</w:t>
      </w:r>
    </w:p>
    <w:p w:rsidR="00000000" w:rsidDel="00000000" w:rsidP="00000000" w:rsidRDefault="00000000" w:rsidRPr="00000000" w14:paraId="00000089">
      <w:pPr>
        <w:spacing w:after="160" w:lineRule="auto"/>
        <w:ind w:left="720" w:firstLine="0"/>
        <w:jc w:val="center"/>
        <w:rPr>
          <w:rFonts w:ascii="Lora" w:cs="Lora" w:eastAsia="Lora" w:hAnsi="Lora"/>
          <w:color w:val="666666"/>
        </w:rPr>
      </w:pPr>
      <w:r w:rsidDel="00000000" w:rsidR="00000000" w:rsidRPr="00000000">
        <w:rPr>
          <w:rFonts w:ascii="Lora" w:cs="Lora" w:eastAsia="Lora" w:hAnsi="Lora"/>
          <w:color w:val="666666"/>
        </w:rPr>
        <w:drawing>
          <wp:inline distB="0" distT="0" distL="0" distR="0">
            <wp:extent cx="4796621" cy="1272004"/>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96621" cy="127200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2"/>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Since we are updating values as we unwind the recursion calls, no ‘extra’ time is spent on path compression. Note: other elements (that are not called during find(4)) are still pointing to the same old nodes.</w:t>
      </w:r>
    </w:p>
    <w:p w:rsidR="00000000" w:rsidDel="00000000" w:rsidP="00000000" w:rsidRDefault="00000000" w:rsidRPr="00000000" w14:paraId="0000008B">
      <w:pPr>
        <w:numPr>
          <w:ilvl w:val="0"/>
          <w:numId w:val="2"/>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Path compression decrease the height of the tree. After running find infinite number of times, running time of find will become constant.</w:t>
      </w:r>
    </w:p>
    <w:p w:rsidR="00000000" w:rsidDel="00000000" w:rsidP="00000000" w:rsidRDefault="00000000" w:rsidRPr="00000000" w14:paraId="0000008C">
      <w:pPr>
        <w:numPr>
          <w:ilvl w:val="0"/>
          <w:numId w:val="2"/>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Implementation</w:t>
      </w:r>
    </w:p>
    <w:p w:rsidR="00000000" w:rsidDel="00000000" w:rsidP="00000000" w:rsidRDefault="00000000" w:rsidRPr="00000000" w14:paraId="0000008D">
      <w:pPr>
        <w:rPr>
          <w:rFonts w:ascii="Lora" w:cs="Lora" w:eastAsia="Lora" w:hAnsi="Lora"/>
          <w:color w:val="666666"/>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8730"/>
        <w:tblGridChange w:id="0">
          <w:tblGrid>
            <w:gridCol w:w="630"/>
            <w:gridCol w:w="8730"/>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ourier New" w:cs="Courier New" w:eastAsia="Courier New" w:hAnsi="Courier New"/>
                <w:color w:val="666666"/>
              </w:rPr>
            </w:pPr>
            <w:r w:rsidDel="00000000" w:rsidR="00000000" w:rsidRPr="00000000">
              <w:rPr>
                <w:rtl w:val="0"/>
              </w:rPr>
            </w:r>
          </w:p>
        </w:tc>
        <w:tc>
          <w:tcPr>
            <w:shd w:fill="9fc5e8"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disjointSet.cpp</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1</w:t>
            </w:r>
          </w:p>
          <w:p w:rsidR="00000000" w:rsidDel="00000000" w:rsidP="00000000" w:rsidRDefault="00000000" w:rsidRPr="00000000" w14:paraId="00000091">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2</w:t>
            </w:r>
          </w:p>
          <w:p w:rsidR="00000000" w:rsidDel="00000000" w:rsidP="00000000" w:rsidRDefault="00000000" w:rsidRPr="00000000" w14:paraId="00000092">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3</w:t>
            </w:r>
          </w:p>
          <w:p w:rsidR="00000000" w:rsidDel="00000000" w:rsidP="00000000" w:rsidRDefault="00000000" w:rsidRPr="00000000" w14:paraId="00000093">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4</w:t>
            </w:r>
          </w:p>
          <w:p w:rsidR="00000000" w:rsidDel="00000000" w:rsidP="00000000" w:rsidRDefault="00000000" w:rsidRPr="00000000" w14:paraId="00000094">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5</w:t>
            </w:r>
          </w:p>
          <w:p w:rsidR="00000000" w:rsidDel="00000000" w:rsidP="00000000" w:rsidRDefault="00000000" w:rsidRPr="00000000" w14:paraId="00000095">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6</w:t>
            </w:r>
          </w:p>
          <w:p w:rsidR="00000000" w:rsidDel="00000000" w:rsidP="00000000" w:rsidRDefault="00000000" w:rsidRPr="00000000" w14:paraId="00000096">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7</w:t>
            </w:r>
          </w:p>
          <w:p w:rsidR="00000000" w:rsidDel="00000000" w:rsidP="00000000" w:rsidRDefault="00000000" w:rsidRPr="00000000" w14:paraId="00000097">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int DisjointSets::_find(int i) {</w:t>
            </w:r>
          </w:p>
          <w:p w:rsidR="00000000" w:rsidDel="00000000" w:rsidP="00000000" w:rsidRDefault="00000000" w:rsidRPr="00000000" w14:paraId="00000099">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if (arr_[i] &lt; 0)</w:t>
            </w:r>
          </w:p>
          <w:p w:rsidR="00000000" w:rsidDel="00000000" w:rsidP="00000000" w:rsidRDefault="00000000" w:rsidRPr="00000000" w14:paraId="0000009A">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return i;</w:t>
            </w:r>
          </w:p>
          <w:p w:rsidR="00000000" w:rsidDel="00000000" w:rsidP="00000000" w:rsidRDefault="00000000" w:rsidRPr="00000000" w14:paraId="0000009B">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else {</w:t>
            </w:r>
          </w:p>
          <w:p w:rsidR="00000000" w:rsidDel="00000000" w:rsidP="00000000" w:rsidRDefault="00000000" w:rsidRPr="00000000" w14:paraId="0000009C">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int root = _find(arr[i</w:t>
            </w:r>
            <w:ins w:author="Anirudh Karanam" w:id="6" w:date="2019-11-30T18:59:44Z">
              <w:del w:author="Qianhao Luo" w:id="7" w:date="2019-12-03T04:02:40Z">
                <w:r w:rsidDel="00000000" w:rsidR="00000000" w:rsidRPr="00000000">
                  <w:rPr>
                    <w:rFonts w:ascii="Courier New" w:cs="Courier New" w:eastAsia="Courier New" w:hAnsi="Courier New"/>
                    <w:color w:val="666666"/>
                    <w:rtl w:val="0"/>
                  </w:rPr>
                  <w:delText xml:space="preserve">i</w:delText>
                </w:r>
              </w:del>
            </w:ins>
            <w:r w:rsidDel="00000000" w:rsidR="00000000" w:rsidRPr="00000000">
              <w:rPr>
                <w:rFonts w:ascii="Courier New" w:cs="Courier New" w:eastAsia="Courier New" w:hAnsi="Courier New"/>
                <w:color w:val="666666"/>
                <w:rtl w:val="0"/>
              </w:rPr>
              <w:t xml:space="preserve">]);</w:t>
            </w:r>
          </w:p>
          <w:p w:rsidR="00000000" w:rsidDel="00000000" w:rsidP="00000000" w:rsidRDefault="00000000" w:rsidRPr="00000000" w14:paraId="0000009D">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arr[i] = root;</w:t>
            </w:r>
          </w:p>
          <w:p w:rsidR="00000000" w:rsidDel="00000000" w:rsidP="00000000" w:rsidRDefault="00000000" w:rsidRPr="00000000" w14:paraId="0000009E">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return root;</w:t>
            </w:r>
          </w:p>
          <w:p w:rsidR="00000000" w:rsidDel="00000000" w:rsidP="00000000" w:rsidRDefault="00000000" w:rsidRPr="00000000" w14:paraId="0000009F">
            <w:pPr>
              <w:widowControl w:val="0"/>
              <w:spacing w:line="240" w:lineRule="auto"/>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w:t>
            </w:r>
          </w:p>
        </w:tc>
      </w:tr>
    </w:tbl>
    <w:p w:rsidR="00000000" w:rsidDel="00000000" w:rsidP="00000000" w:rsidRDefault="00000000" w:rsidRPr="00000000" w14:paraId="000000A0">
      <w:pPr>
        <w:pStyle w:val="Heading4"/>
        <w:rPr>
          <w:rFonts w:ascii="Lora" w:cs="Lora" w:eastAsia="Lora" w:hAnsi="Lora"/>
          <w:b w:val="1"/>
        </w:rPr>
      </w:pPr>
      <w:bookmarkStart w:colFirst="0" w:colLast="0" w:name="_ur8lvna0fh9y" w:id="5"/>
      <w:bookmarkEnd w:id="5"/>
      <w:r w:rsidDel="00000000" w:rsidR="00000000" w:rsidRPr="00000000">
        <w:rPr>
          <w:rtl w:val="0"/>
        </w:rPr>
      </w:r>
    </w:p>
    <w:p w:rsidR="00000000" w:rsidDel="00000000" w:rsidP="00000000" w:rsidRDefault="00000000" w:rsidRPr="00000000" w14:paraId="000000A1">
      <w:pPr>
        <w:pStyle w:val="Heading4"/>
        <w:rPr>
          <w:rFonts w:ascii="Lora" w:cs="Lora" w:eastAsia="Lora" w:hAnsi="Lora"/>
          <w:b w:val="1"/>
        </w:rPr>
      </w:pPr>
      <w:bookmarkStart w:colFirst="0" w:colLast="0" w:name="_96eiinw0w7ut" w:id="6"/>
      <w:bookmarkEnd w:id="6"/>
      <w:r w:rsidDel="00000000" w:rsidR="00000000" w:rsidRPr="00000000">
        <w:rPr>
          <w:rFonts w:ascii="Lora" w:cs="Lora" w:eastAsia="Lora" w:hAnsi="Lora"/>
          <w:b w:val="1"/>
          <w:rtl w:val="0"/>
        </w:rPr>
        <w:t xml:space="preserve">Running time with Path Compression</w:t>
      </w:r>
    </w:p>
    <w:p w:rsidR="00000000" w:rsidDel="00000000" w:rsidP="00000000" w:rsidRDefault="00000000" w:rsidRPr="00000000" w14:paraId="000000A2">
      <w:pPr>
        <w:numPr>
          <w:ilvl w:val="0"/>
          <w:numId w:val="2"/>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Running time of find is getting closer and closer to constant time when we are using path compression. However, the first call (or some calls  from time to time) will still take </w:t>
      </w:r>
      <m:oMath>
        <m:r>
          <w:rPr>
            <w:rFonts w:ascii="Lora" w:cs="Lora" w:eastAsia="Lora" w:hAnsi="Lora"/>
            <w:color w:val="666666"/>
          </w:rPr>
          <m:t xml:space="preserve">O(log n) </m:t>
        </m:r>
      </m:oMath>
      <w:r w:rsidDel="00000000" w:rsidR="00000000" w:rsidRPr="00000000">
        <w:rPr>
          <w:rFonts w:ascii="Lora" w:cs="Lora" w:eastAsia="Lora" w:hAnsi="Lora"/>
          <w:color w:val="666666"/>
          <w:rtl w:val="0"/>
        </w:rPr>
        <w:t xml:space="preserve"> and that will dominate overall runtime, so the algorithm is not O(1) time.</w:t>
      </w:r>
    </w:p>
    <w:p w:rsidR="00000000" w:rsidDel="00000000" w:rsidP="00000000" w:rsidRDefault="00000000" w:rsidRPr="00000000" w14:paraId="000000A3">
      <w:pPr>
        <w:numPr>
          <w:ilvl w:val="0"/>
          <w:numId w:val="2"/>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To define running time for this algorithm, we are going to use a new mathematical notation:</w:t>
      </w:r>
    </w:p>
    <w:p w:rsidR="00000000" w:rsidDel="00000000" w:rsidP="00000000" w:rsidRDefault="00000000" w:rsidRPr="00000000" w14:paraId="000000A4">
      <w:pPr>
        <w:numPr>
          <w:ilvl w:val="0"/>
          <w:numId w:val="2"/>
        </w:numPr>
        <w:ind w:left="720" w:hanging="360"/>
        <w:rPr>
          <w:color w:val="666666"/>
        </w:rPr>
      </w:pPr>
      <w:r w:rsidDel="00000000" w:rsidR="00000000" w:rsidRPr="00000000">
        <w:rPr>
          <w:rFonts w:ascii="Lora" w:cs="Lora" w:eastAsia="Lora" w:hAnsi="Lora"/>
          <w:color w:val="666666"/>
          <w:rtl w:val="0"/>
        </w:rPr>
        <w:t xml:space="preserve">The iterated log function </w:t>
      </w:r>
      <w:r w:rsidDel="00000000" w:rsidR="00000000" w:rsidRPr="00000000">
        <w:rPr>
          <w:rFonts w:ascii="Lora" w:cs="Lora" w:eastAsia="Lora" w:hAnsi="Lora"/>
          <w:b w:val="1"/>
          <w:color w:val="666666"/>
          <w:rtl w:val="0"/>
        </w:rPr>
        <w:t xml:space="preserve">log</w:t>
      </w:r>
      <w:ins w:author="Jinyang Jia" w:id="8" w:date="2019-11-06T21:22:52Z">
        <w:r w:rsidDel="00000000" w:rsidR="00000000" w:rsidRPr="00000000">
          <w:rPr>
            <w:rFonts w:ascii="Lora" w:cs="Lora" w:eastAsia="Lora" w:hAnsi="Lora"/>
            <w:b w:val="1"/>
            <w:color w:val="666666"/>
            <w:rtl w:val="0"/>
          </w:rPr>
          <w:t xml:space="preserve">*</w:t>
        </w:r>
      </w:ins>
      <w:r w:rsidDel="00000000" w:rsidR="00000000" w:rsidRPr="00000000">
        <w:rPr>
          <w:rFonts w:ascii="Lora" w:cs="Lora" w:eastAsia="Lora" w:hAnsi="Lora"/>
          <w:color w:val="666666"/>
          <w:rtl w:val="0"/>
        </w:rPr>
        <w:t xml:space="preserve">:</w:t>
      </w:r>
    </w:p>
    <w:p w:rsidR="00000000" w:rsidDel="00000000" w:rsidP="00000000" w:rsidRDefault="00000000" w:rsidRPr="00000000" w14:paraId="000000A5">
      <w:pPr>
        <w:numPr>
          <w:ilvl w:val="1"/>
          <w:numId w:val="2"/>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The number of times you can take a log of a number:</w:t>
      </w:r>
      <w:r w:rsidDel="00000000" w:rsidR="00000000" w:rsidRPr="00000000">
        <w:rPr>
          <w:rtl w:val="0"/>
        </w:rPr>
      </w:r>
    </w:p>
    <w:tbl>
      <w:tblPr>
        <w:tblStyle w:val="Table6"/>
        <w:tblW w:w="7335.0" w:type="dxa"/>
        <w:jc w:val="left"/>
        <w:tblInd w:w="15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35"/>
        <w:tblGridChange w:id="0">
          <w:tblGrid>
            <w:gridCol w:w="7335"/>
          </w:tblGrid>
        </w:tblGridChange>
      </w:tblGrid>
      <w:tr>
        <w:trPr>
          <w:trHeight w:val="1000" w:hRule="atLeast"/>
        </w:trPr>
        <w:tc>
          <w:tcPr/>
          <w:p w:rsidR="00000000" w:rsidDel="00000000" w:rsidP="00000000" w:rsidRDefault="00000000" w:rsidRPr="00000000" w14:paraId="000000A6">
            <w:pPr>
              <w:ind w:left="720" w:firstLine="0"/>
              <w:rPr>
                <w:rFonts w:ascii="Courier New" w:cs="Courier New" w:eastAsia="Courier New" w:hAnsi="Courier New"/>
                <w:color w:val="666666"/>
              </w:rPr>
            </w:pPr>
            <w:r w:rsidDel="00000000" w:rsidR="00000000" w:rsidRPr="00000000">
              <w:rPr>
                <w:rFonts w:ascii="Gungsuh" w:cs="Gungsuh" w:eastAsia="Gungsuh" w:hAnsi="Gungsuh"/>
                <w:color w:val="666666"/>
                <w:rtl w:val="0"/>
              </w:rPr>
              <w:t xml:space="preserve">log*(n) = 0                , n ≤ 1</w:t>
            </w:r>
          </w:p>
          <w:p w:rsidR="00000000" w:rsidDel="00000000" w:rsidP="00000000" w:rsidRDefault="00000000" w:rsidRPr="00000000" w14:paraId="000000A7">
            <w:pPr>
              <w:ind w:left="720" w:firstLine="0"/>
              <w:rPr>
                <w:rFonts w:ascii="Courier New" w:cs="Courier New" w:eastAsia="Courier New" w:hAnsi="Courier New"/>
                <w:color w:val="666666"/>
              </w:rPr>
            </w:pPr>
            <w:r w:rsidDel="00000000" w:rsidR="00000000" w:rsidRPr="00000000">
              <w:rPr>
                <w:rFonts w:ascii="Courier New" w:cs="Courier New" w:eastAsia="Courier New" w:hAnsi="Courier New"/>
                <w:color w:val="666666"/>
                <w:rtl w:val="0"/>
              </w:rPr>
              <w:t xml:space="preserve">          1 + log*(log(n)) , n &gt; 1</w:t>
            </w:r>
          </w:p>
        </w:tc>
      </w:tr>
    </w:tbl>
    <w:p w:rsidR="00000000" w:rsidDel="00000000" w:rsidP="00000000" w:rsidRDefault="00000000" w:rsidRPr="00000000" w14:paraId="000000A8">
      <w:pPr>
        <w:numPr>
          <w:ilvl w:val="1"/>
          <w:numId w:val="2"/>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Example:</w:t>
      </w:r>
    </w:p>
    <w:p w:rsidR="00000000" w:rsidDel="00000000" w:rsidP="00000000" w:rsidRDefault="00000000" w:rsidRPr="00000000" w14:paraId="000000A9">
      <w:pPr>
        <w:numPr>
          <w:ilvl w:val="2"/>
          <w:numId w:val="2"/>
        </w:numPr>
        <w:ind w:left="2160" w:hanging="360"/>
        <w:rPr>
          <w:rFonts w:ascii="Lora" w:cs="Lora" w:eastAsia="Lora" w:hAnsi="Lora"/>
          <w:color w:val="666666"/>
        </w:rPr>
      </w:pPr>
      <m:oMath>
        <m:sSup>
          <m:sSupPr>
            <m:ctrlPr>
              <w:rPr>
                <w:rFonts w:ascii="Lora" w:cs="Lora" w:eastAsia="Lora" w:hAnsi="Lora"/>
                <w:color w:val="666666"/>
              </w:rPr>
            </m:ctrlPr>
          </m:sSupPr>
          <m:e>
            <m:r>
              <w:rPr>
                <w:rFonts w:ascii="Lora" w:cs="Lora" w:eastAsia="Lora" w:hAnsi="Lora"/>
                <w:color w:val="666666"/>
              </w:rPr>
              <m:t xml:space="preserve">lg</m:t>
            </m:r>
          </m:e>
          <m:sup>
            <m:r>
              <w:rPr>
                <w:rFonts w:ascii="Lora" w:cs="Lora" w:eastAsia="Lora" w:hAnsi="Lora"/>
                <w:color w:val="666666"/>
              </w:rPr>
              <m:t xml:space="preserve">*</m:t>
            </m:r>
          </m:sup>
        </m:sSup>
        <m:r>
          <w:rPr>
            <w:rFonts w:ascii="Lora" w:cs="Lora" w:eastAsia="Lora" w:hAnsi="Lora"/>
            <w:color w:val="666666"/>
          </w:rPr>
          <m:t xml:space="preserve"> </m:t>
        </m:r>
        <m:sSup>
          <m:sSupPr>
            <m:ctrlPr>
              <w:rPr>
                <w:rFonts w:ascii="Lora" w:cs="Lora" w:eastAsia="Lora" w:hAnsi="Lora"/>
                <w:color w:val="666666"/>
              </w:rPr>
            </m:ctrlPr>
          </m:sSupPr>
          <m:e>
            <m:r>
              <w:rPr>
                <w:rFonts w:ascii="Lora" w:cs="Lora" w:eastAsia="Lora" w:hAnsi="Lora"/>
                <w:color w:val="666666"/>
              </w:rPr>
              <m:t xml:space="preserve">2</m:t>
            </m:r>
          </m:e>
          <m:sup>
            <m:r>
              <w:rPr>
                <w:rFonts w:ascii="Lora" w:cs="Lora" w:eastAsia="Lora" w:hAnsi="Lora"/>
                <w:color w:val="666666"/>
              </w:rPr>
              <m:t xml:space="preserve">65536</m:t>
            </m:r>
          </m:sup>
        </m:sSup>
        <m:r>
          <w:rPr>
            <w:rFonts w:ascii="Lora" w:cs="Lora" w:eastAsia="Lora" w:hAnsi="Lora"/>
            <w:color w:val="666666"/>
          </w:rPr>
          <m:t xml:space="preserve"> = 1+   </m:t>
        </m:r>
        <m:sSup>
          <m:sSupPr>
            <m:ctrlPr>
              <w:rPr>
                <w:rFonts w:ascii="Lora" w:cs="Lora" w:eastAsia="Lora" w:hAnsi="Lora"/>
                <w:color w:val="666666"/>
              </w:rPr>
            </m:ctrlPr>
          </m:sSupPr>
          <m:e>
            <m:r>
              <w:rPr>
                <w:rFonts w:ascii="Lora" w:cs="Lora" w:eastAsia="Lora" w:hAnsi="Lora"/>
                <w:color w:val="666666"/>
              </w:rPr>
              <m:t xml:space="preserve">lg</m:t>
            </m:r>
          </m:e>
          <m:sup>
            <m:r>
              <w:rPr>
                <w:rFonts w:ascii="Lora" w:cs="Lora" w:eastAsia="Lora" w:hAnsi="Lora"/>
                <w:color w:val="666666"/>
              </w:rPr>
              <m:t xml:space="preserve">*</m:t>
            </m:r>
          </m:sup>
        </m:sSup>
        <m:r>
          <w:rPr>
            <w:rFonts w:ascii="Lora" w:cs="Lora" w:eastAsia="Lora" w:hAnsi="Lora"/>
            <w:color w:val="666666"/>
          </w:rPr>
          <m:t xml:space="preserve"> 65536 =2+</m:t>
        </m:r>
        <m:sSup>
          <m:sSupPr>
            <m:ctrlPr>
              <w:rPr>
                <w:rFonts w:ascii="Lora" w:cs="Lora" w:eastAsia="Lora" w:hAnsi="Lora"/>
                <w:color w:val="666666"/>
              </w:rPr>
            </m:ctrlPr>
          </m:sSupPr>
          <m:e>
            <m:r>
              <w:rPr>
                <w:rFonts w:ascii="Lora" w:cs="Lora" w:eastAsia="Lora" w:hAnsi="Lora"/>
                <w:color w:val="666666"/>
              </w:rPr>
              <m:t xml:space="preserve">lg</m:t>
            </m:r>
          </m:e>
          <m:sup>
            <m:r>
              <w:rPr>
                <w:rFonts w:ascii="Lora" w:cs="Lora" w:eastAsia="Lora" w:hAnsi="Lora"/>
                <w:color w:val="666666"/>
              </w:rPr>
              <m:t xml:space="preserve">*</m:t>
            </m:r>
          </m:sup>
        </m:sSup>
        <m:r>
          <w:rPr>
            <w:rFonts w:ascii="Lora" w:cs="Lora" w:eastAsia="Lora" w:hAnsi="Lora"/>
            <w:color w:val="666666"/>
          </w:rPr>
          <m:t xml:space="preserve"> 16  =3+</m:t>
        </m:r>
        <m:sSup>
          <m:sSupPr>
            <m:ctrlPr>
              <w:rPr>
                <w:rFonts w:ascii="Lora" w:cs="Lora" w:eastAsia="Lora" w:hAnsi="Lora"/>
                <w:color w:val="666666"/>
              </w:rPr>
            </m:ctrlPr>
          </m:sSupPr>
          <m:e>
            <m:r>
              <w:rPr>
                <w:rFonts w:ascii="Lora" w:cs="Lora" w:eastAsia="Lora" w:hAnsi="Lora"/>
                <w:color w:val="666666"/>
              </w:rPr>
              <m:t xml:space="preserve">lg</m:t>
            </m:r>
          </m:e>
          <m:sup>
            <m:r>
              <w:rPr>
                <w:rFonts w:ascii="Lora" w:cs="Lora" w:eastAsia="Lora" w:hAnsi="Lora"/>
                <w:color w:val="666666"/>
              </w:rPr>
              <m:t xml:space="preserve">*</m:t>
            </m:r>
          </m:sup>
        </m:sSup>
        <m:r>
          <w:rPr>
            <w:rFonts w:ascii="Lora" w:cs="Lora" w:eastAsia="Lora" w:hAnsi="Lora"/>
            <w:color w:val="666666"/>
          </w:rPr>
          <m:t xml:space="preserve"> 4   =4+   </m:t>
        </m:r>
        <m:sSup>
          <m:sSupPr>
            <m:ctrlPr>
              <w:rPr>
                <w:rFonts w:ascii="Lora" w:cs="Lora" w:eastAsia="Lora" w:hAnsi="Lora"/>
                <w:color w:val="666666"/>
              </w:rPr>
            </m:ctrlPr>
          </m:sSupPr>
          <m:e>
            <m:r>
              <w:rPr>
                <w:rFonts w:ascii="Lora" w:cs="Lora" w:eastAsia="Lora" w:hAnsi="Lora"/>
                <w:color w:val="666666"/>
              </w:rPr>
              <m:t xml:space="preserve">lg</m:t>
            </m:r>
          </m:e>
          <m:sup>
            <m:r>
              <w:rPr>
                <w:rFonts w:ascii="Lora" w:cs="Lora" w:eastAsia="Lora" w:hAnsi="Lora"/>
                <w:color w:val="666666"/>
              </w:rPr>
              <m:t xml:space="preserve">*</m:t>
            </m:r>
          </m:sup>
        </m:sSup>
        <m:r>
          <w:rPr>
            <w:rFonts w:ascii="Lora" w:cs="Lora" w:eastAsia="Lora" w:hAnsi="Lora"/>
            <w:color w:val="666666"/>
          </w:rPr>
          <m:t xml:space="preserve"> 2   =1+lg 1 =5</m:t>
        </m:r>
      </m:oMath>
      <w:r w:rsidDel="00000000" w:rsidR="00000000" w:rsidRPr="00000000">
        <w:rPr>
          <w:rtl w:val="0"/>
        </w:rPr>
      </w:r>
    </w:p>
    <w:p w:rsidR="00000000" w:rsidDel="00000000" w:rsidP="00000000" w:rsidRDefault="00000000" w:rsidRPr="00000000" w14:paraId="000000AA">
      <w:pPr>
        <w:numPr>
          <w:ilvl w:val="1"/>
          <w:numId w:val="2"/>
        </w:numPr>
        <w:ind w:left="1440" w:hanging="360"/>
        <w:rPr>
          <w:color w:val="666666"/>
        </w:rPr>
      </w:pPr>
      <w:r w:rsidDel="00000000" w:rsidR="00000000" w:rsidRPr="00000000">
        <w:rPr>
          <w:rFonts w:ascii="Lora" w:cs="Lora" w:eastAsia="Lora" w:hAnsi="Lora"/>
          <w:color w:val="666666"/>
          <w:rtl w:val="0"/>
        </w:rPr>
        <w:t xml:space="preserve">This is a </w:t>
      </w:r>
      <w:r w:rsidDel="00000000" w:rsidR="00000000" w:rsidRPr="00000000">
        <w:rPr>
          <w:rFonts w:ascii="Lora" w:cs="Lora" w:eastAsia="Lora" w:hAnsi="Lora"/>
          <w:b w:val="1"/>
          <w:i w:val="1"/>
          <w:color w:val="666666"/>
          <w:rtl w:val="0"/>
        </w:rPr>
        <w:t xml:space="preserve">very</w:t>
      </w:r>
      <w:r w:rsidDel="00000000" w:rsidR="00000000" w:rsidRPr="00000000">
        <w:rPr>
          <w:rFonts w:ascii="Lora" w:cs="Lora" w:eastAsia="Lora" w:hAnsi="Lora"/>
          <w:color w:val="666666"/>
          <w:rtl w:val="0"/>
        </w:rPr>
        <w:t xml:space="preserve"> slowly growing function</w:t>
      </w:r>
    </w:p>
    <w:p w:rsidR="00000000" w:rsidDel="00000000" w:rsidP="00000000" w:rsidRDefault="00000000" w:rsidRPr="00000000" w14:paraId="000000AB">
      <w:pPr>
        <w:numPr>
          <w:ilvl w:val="1"/>
          <w:numId w:val="2"/>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We can’t say that the algorithm runs in constant time, but we can say that the algorithm runs </w:t>
      </w:r>
      <w:r w:rsidDel="00000000" w:rsidR="00000000" w:rsidRPr="00000000">
        <w:rPr>
          <w:rFonts w:ascii="Lora" w:cs="Lora" w:eastAsia="Lora" w:hAnsi="Lora"/>
          <w:i w:val="1"/>
          <w:color w:val="666666"/>
          <w:rtl w:val="0"/>
        </w:rPr>
        <w:t xml:space="preserve">really</w:t>
      </w:r>
      <w:r w:rsidDel="00000000" w:rsidR="00000000" w:rsidRPr="00000000">
        <w:rPr>
          <w:rFonts w:ascii="Lora" w:cs="Lora" w:eastAsia="Lora" w:hAnsi="Lora"/>
          <w:color w:val="666666"/>
          <w:rtl w:val="0"/>
        </w:rPr>
        <w:t xml:space="preserve"> close to the constant time (</w:t>
      </w:r>
      <m:oMath>
        <m:sSup>
          <m:sSupPr>
            <m:ctrlPr>
              <w:rPr>
                <w:rFonts w:ascii="Lora" w:cs="Lora" w:eastAsia="Lora" w:hAnsi="Lora"/>
                <w:color w:val="666666"/>
              </w:rPr>
            </m:ctrlPr>
          </m:sSupPr>
          <m:e>
            <m:r>
              <w:rPr>
                <w:rFonts w:ascii="Lora" w:cs="Lora" w:eastAsia="Lora" w:hAnsi="Lora"/>
                <w:color w:val="666666"/>
              </w:rPr>
              <m:t xml:space="preserve">lg</m:t>
            </m:r>
          </m:e>
          <m:sup>
            <m:r>
              <w:rPr>
                <w:rFonts w:ascii="Lora" w:cs="Lora" w:eastAsia="Lora" w:hAnsi="Lora"/>
                <w:color w:val="666666"/>
              </w:rPr>
              <m:t xml:space="preserve">*</m:t>
            </m:r>
          </m:sup>
        </m:sSup>
        <m:r>
          <w:rPr>
            <w:rFonts w:ascii="Lora" w:cs="Lora" w:eastAsia="Lora" w:hAnsi="Lora"/>
            <w:color w:val="666666"/>
          </w:rPr>
          <m:t xml:space="preserve"> </m:t>
        </m:r>
        <m:sSup>
          <m:sSupPr>
            <m:ctrlPr>
              <w:rPr>
                <w:rFonts w:ascii="Lora" w:cs="Lora" w:eastAsia="Lora" w:hAnsi="Lora"/>
                <w:color w:val="666666"/>
              </w:rPr>
            </m:ctrlPr>
          </m:sSupPr>
          <m:e>
            <m:r>
              <w:rPr>
                <w:rFonts w:ascii="Lora" w:cs="Lora" w:eastAsia="Lora" w:hAnsi="Lora"/>
                <w:color w:val="666666"/>
              </w:rPr>
              <m:t xml:space="preserve">2</m:t>
            </m:r>
          </m:e>
          <m:sup>
            <m:r>
              <w:rPr>
                <w:rFonts w:ascii="Lora" w:cs="Lora" w:eastAsia="Lora" w:hAnsi="Lora"/>
                <w:color w:val="666666"/>
              </w:rPr>
              <m:t xml:space="preserve">65536</m:t>
            </m:r>
          </m:sup>
        </m:sSup>
        <m:r>
          <w:rPr>
            <w:rFonts w:ascii="Lora" w:cs="Lora" w:eastAsia="Lora" w:hAnsi="Lora"/>
            <w:color w:val="666666"/>
          </w:rPr>
          <m:t xml:space="preserve"> </m:t>
        </m:r>
      </m:oMath>
      <w:r w:rsidDel="00000000" w:rsidR="00000000" w:rsidRPr="00000000">
        <w:rPr>
          <w:rFonts w:ascii="Lora" w:cs="Lora" w:eastAsia="Lora" w:hAnsi="Lora"/>
          <w:color w:val="666666"/>
          <w:rtl w:val="0"/>
        </w:rPr>
        <w:t xml:space="preserve"> only takes 5 operations).</w:t>
      </w:r>
    </w:p>
    <w:p w:rsidR="00000000" w:rsidDel="00000000" w:rsidP="00000000" w:rsidRDefault="00000000" w:rsidRPr="00000000" w14:paraId="000000AC">
      <w:pPr>
        <w:numPr>
          <w:ilvl w:val="1"/>
          <w:numId w:val="2"/>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Iterated log is one of the smallest growing mathematical function. It is still in terms of n, but every time we do path compression, we are decreasing the </w:t>
      </w:r>
      <w:ins w:author="Jinyang Jia" w:id="9" w:date="2019-11-06T21:26:21Z">
        <w:r w:rsidDel="00000000" w:rsidR="00000000" w:rsidRPr="00000000">
          <w:rPr>
            <w:rFonts w:ascii="Lora" w:cs="Lora" w:eastAsia="Lora" w:hAnsi="Lora"/>
            <w:color w:val="666666"/>
            <w:rtl w:val="0"/>
          </w:rPr>
          <w:t xml:space="preserve">height</w:t>
        </w:r>
      </w:ins>
      <w:del w:author="Jinyang Jia" w:id="9" w:date="2019-11-06T21:26:21Z">
        <w:r w:rsidDel="00000000" w:rsidR="00000000" w:rsidRPr="00000000">
          <w:rPr>
            <w:rFonts w:ascii="Lora" w:cs="Lora" w:eastAsia="Lora" w:hAnsi="Lora"/>
            <w:color w:val="666666"/>
            <w:rtl w:val="0"/>
          </w:rPr>
          <w:delText xml:space="preserve">size </w:delText>
        </w:r>
      </w:del>
      <w:r w:rsidDel="00000000" w:rsidR="00000000" w:rsidRPr="00000000">
        <w:rPr>
          <w:rFonts w:ascii="Lora" w:cs="Lora" w:eastAsia="Lora" w:hAnsi="Lora"/>
          <w:color w:val="666666"/>
          <w:rtl w:val="0"/>
        </w:rPr>
        <w:t xml:space="preserve">of the tree by </w:t>
      </w:r>
      <m:oMath>
        <m:r>
          <w:rPr>
            <w:rFonts w:ascii="Lora" w:cs="Lora" w:eastAsia="Lora" w:hAnsi="Lora"/>
            <w:color w:val="666666"/>
          </w:rPr>
          <m:t xml:space="preserve">log n .</m:t>
        </m:r>
      </m:oMath>
      <w:r w:rsidDel="00000000" w:rsidR="00000000" w:rsidRPr="00000000">
        <w:rPr>
          <w:rtl w:val="0"/>
        </w:rPr>
      </w:r>
    </w:p>
    <w:p w:rsidR="00000000" w:rsidDel="00000000" w:rsidP="00000000" w:rsidRDefault="00000000" w:rsidRPr="00000000" w14:paraId="000000AD">
      <w:pPr>
        <w:numPr>
          <w:ilvl w:val="0"/>
          <w:numId w:val="2"/>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The result:</w:t>
      </w:r>
    </w:p>
    <w:p w:rsidR="00000000" w:rsidDel="00000000" w:rsidP="00000000" w:rsidRDefault="00000000" w:rsidRPr="00000000" w14:paraId="000000AE">
      <w:pPr>
        <w:numPr>
          <w:ilvl w:val="1"/>
          <w:numId w:val="2"/>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Any sequence of m union and find operations results in the worst case running time of</w:t>
      </w:r>
      <m:oMath>
        <m:r>
          <w:rPr>
            <w:rFonts w:ascii="Lora" w:cs="Lora" w:eastAsia="Lora" w:hAnsi="Lora"/>
            <w:color w:val="666666"/>
          </w:rPr>
          <m:t xml:space="preserve">O(m*</m:t>
        </m:r>
        <m:sSup>
          <m:sSupPr>
            <m:ctrlPr>
              <w:rPr>
                <w:rFonts w:ascii="Lora" w:cs="Lora" w:eastAsia="Lora" w:hAnsi="Lora"/>
                <w:color w:val="666666"/>
              </w:rPr>
            </m:ctrlPr>
          </m:sSupPr>
          <m:e>
            <m:r>
              <w:rPr>
                <w:rFonts w:ascii="Lora" w:cs="Lora" w:eastAsia="Lora" w:hAnsi="Lora"/>
                <w:color w:val="666666"/>
              </w:rPr>
              <m:t xml:space="preserve">lg</m:t>
            </m:r>
          </m:e>
          <m:sup>
            <m:r>
              <w:rPr>
                <w:rFonts w:ascii="Lora" w:cs="Lora" w:eastAsia="Lora" w:hAnsi="Lora"/>
                <w:color w:val="666666"/>
              </w:rPr>
              <m:t xml:space="preserve">*</m:t>
            </m:r>
          </m:sup>
        </m:sSup>
        <m:r>
          <w:rPr>
            <w:rFonts w:ascii="Lora" w:cs="Lora" w:eastAsia="Lora" w:hAnsi="Lora"/>
            <w:color w:val="666666"/>
          </w:rPr>
          <m:t xml:space="preserve"> n )</m:t>
        </m:r>
      </m:oMath>
      <w:r w:rsidDel="00000000" w:rsidR="00000000" w:rsidRPr="00000000">
        <w:rPr>
          <w:rFonts w:ascii="Lora" w:cs="Lora" w:eastAsia="Lora" w:hAnsi="Lora"/>
          <w:color w:val="666666"/>
          <w:rtl w:val="0"/>
        </w:rPr>
        <w:t xml:space="preserve"> (average cost per operation is  </w:t>
      </w:r>
      <m:oMath>
        <m:sSup>
          <m:sSupPr>
            <m:ctrlPr>
              <w:rPr>
                <w:rFonts w:ascii="Lora" w:cs="Lora" w:eastAsia="Lora" w:hAnsi="Lora"/>
                <w:color w:val="666666"/>
              </w:rPr>
            </m:ctrlPr>
          </m:sSupPr>
          <m:e>
            <m:r>
              <w:rPr>
                <w:rFonts w:ascii="Lora" w:cs="Lora" w:eastAsia="Lora" w:hAnsi="Lora"/>
                <w:color w:val="666666"/>
              </w:rPr>
              <m:t xml:space="preserve">O(log</m:t>
            </m:r>
          </m:e>
          <m:sup>
            <m:r>
              <w:rPr>
                <w:rFonts w:ascii="Lora" w:cs="Lora" w:eastAsia="Lora" w:hAnsi="Lora"/>
                <w:color w:val="666666"/>
              </w:rPr>
              <m:t xml:space="preserve">*</m:t>
            </m:r>
          </m:sup>
        </m:sSup>
        <m:r>
          <w:rPr>
            <w:rFonts w:ascii="Lora" w:cs="Lora" w:eastAsia="Lora" w:hAnsi="Lora"/>
            <w:color w:val="666666"/>
          </w:rPr>
          <m:t xml:space="preserve"> n )</m:t>
        </m:r>
      </m:oMath>
      <w:r w:rsidDel="00000000" w:rsidR="00000000" w:rsidRPr="00000000">
        <w:rPr>
          <w:rFonts w:ascii="Lora" w:cs="Lora" w:eastAsia="Lora" w:hAnsi="Lora"/>
          <w:color w:val="666666"/>
          <w:rtl w:val="0"/>
        </w:rPr>
        <w:t xml:space="preserve">), where n is the number of items in the Disjoint Sets.</w:t>
      </w:r>
    </w:p>
    <w:p w:rsidR="00000000" w:rsidDel="00000000" w:rsidP="00000000" w:rsidRDefault="00000000" w:rsidRPr="00000000" w14:paraId="000000AF">
      <w:pPr>
        <w:numPr>
          <w:ilvl w:val="1"/>
          <w:numId w:val="2"/>
        </w:numPr>
        <w:spacing w:after="0" w:afterAutospacing="0" w:line="259" w:lineRule="auto"/>
        <w:ind w:left="1440" w:hanging="360"/>
        <w:rPr>
          <w:color w:val="666666"/>
        </w:rPr>
      </w:pPr>
      <w:r w:rsidDel="00000000" w:rsidR="00000000" w:rsidRPr="00000000">
        <w:rPr>
          <w:rFonts w:ascii="Lora" w:cs="Lora" w:eastAsia="Lora" w:hAnsi="Lora"/>
          <w:color w:val="666666"/>
          <w:rtl w:val="0"/>
        </w:rPr>
        <w:t xml:space="preserve">Since </w:t>
      </w:r>
      <m:oMath>
        <m:sSup>
          <m:sSupPr>
            <m:ctrlPr>
              <w:rPr>
                <w:rFonts w:ascii="Lora" w:cs="Lora" w:eastAsia="Lora" w:hAnsi="Lora"/>
                <w:color w:val="666666"/>
              </w:rPr>
            </m:ctrlPr>
          </m:sSupPr>
          <m:e>
            <m:r>
              <w:rPr>
                <w:rFonts w:ascii="Lora" w:cs="Lora" w:eastAsia="Lora" w:hAnsi="Lora"/>
                <w:color w:val="666666"/>
              </w:rPr>
              <m:t xml:space="preserve">log</m:t>
            </m:r>
          </m:e>
          <m:sup>
            <m:r>
              <w:rPr>
                <w:rFonts w:ascii="Lora" w:cs="Lora" w:eastAsia="Lora" w:hAnsi="Lora"/>
                <w:color w:val="666666"/>
              </w:rPr>
              <m:t xml:space="preserve">*</m:t>
            </m:r>
          </m:sup>
        </m:sSup>
        <m:r>
          <w:rPr>
            <w:rFonts w:ascii="Lora" w:cs="Lora" w:eastAsia="Lora" w:hAnsi="Lora"/>
            <w:color w:val="666666"/>
          </w:rPr>
          <m:t xml:space="preserve"> n  </m:t>
        </m:r>
      </m:oMath>
      <w:r w:rsidDel="00000000" w:rsidR="00000000" w:rsidRPr="00000000">
        <w:rPr>
          <w:rFonts w:ascii="Lora" w:cs="Lora" w:eastAsia="Lora" w:hAnsi="Lora"/>
          <w:color w:val="666666"/>
          <w:rtl w:val="0"/>
        </w:rPr>
        <w:t xml:space="preserve">is really close to constant, disjoint sets’ algorithms are considered </w:t>
      </w:r>
      <w:r w:rsidDel="00000000" w:rsidR="00000000" w:rsidRPr="00000000">
        <w:rPr>
          <w:rFonts w:ascii="Lora" w:cs="Lora" w:eastAsia="Lora" w:hAnsi="Lora"/>
          <w:b w:val="1"/>
          <w:color w:val="666666"/>
          <w:rtl w:val="0"/>
        </w:rPr>
        <w:t xml:space="preserve">effectively constant</w:t>
      </w:r>
      <w:r w:rsidDel="00000000" w:rsidR="00000000" w:rsidRPr="00000000">
        <w:rPr>
          <w:rFonts w:ascii="Lora" w:cs="Lora" w:eastAsia="Lora" w:hAnsi="Lora"/>
          <w:color w:val="666666"/>
          <w:rtl w:val="0"/>
        </w:rPr>
        <w:t xml:space="preserve"> when used with other algorithms (when it is used by itself, running time is still </w:t>
      </w:r>
      <m:oMath>
        <m:sSup>
          <m:sSupPr>
            <m:ctrlPr>
              <w:rPr>
                <w:rFonts w:ascii="Lora" w:cs="Lora" w:eastAsia="Lora" w:hAnsi="Lora"/>
                <w:color w:val="666666"/>
              </w:rPr>
            </m:ctrlPr>
          </m:sSupPr>
          <m:e>
            <m:r>
              <w:rPr>
                <w:rFonts w:ascii="Lora" w:cs="Lora" w:eastAsia="Lora" w:hAnsi="Lora"/>
                <w:color w:val="666666"/>
              </w:rPr>
              <m:t xml:space="preserve">O(log</m:t>
            </m:r>
          </m:e>
          <m:sup>
            <m:r>
              <w:rPr>
                <w:rFonts w:ascii="Lora" w:cs="Lora" w:eastAsia="Lora" w:hAnsi="Lora"/>
                <w:color w:val="666666"/>
              </w:rPr>
              <m:t xml:space="preserve">*</m:t>
            </m:r>
          </m:sup>
        </m:sSup>
        <m:r>
          <w:rPr>
            <w:rFonts w:ascii="Lora" w:cs="Lora" w:eastAsia="Lora" w:hAnsi="Lora"/>
            <w:color w:val="666666"/>
          </w:rPr>
          <m:t xml:space="preserve"> n)</m:t>
        </m:r>
      </m:oMath>
      <w:r w:rsidDel="00000000" w:rsidR="00000000" w:rsidRPr="00000000">
        <w:rPr>
          <w:rFonts w:ascii="Lora" w:cs="Lora" w:eastAsia="Lora" w:hAnsi="Lora"/>
          <w:color w:val="666666"/>
          <w:rtl w:val="0"/>
        </w:rPr>
        <w:t xml:space="preserve">.</w:t>
      </w:r>
    </w:p>
    <w:p w:rsidR="00000000" w:rsidDel="00000000" w:rsidP="00000000" w:rsidRDefault="00000000" w:rsidRPr="00000000" w14:paraId="000000B0">
      <w:pPr>
        <w:numPr>
          <w:ilvl w:val="1"/>
          <w:numId w:val="2"/>
        </w:numPr>
        <w:spacing w:after="160" w:line="259" w:lineRule="auto"/>
        <w:ind w:left="1440" w:hanging="360"/>
        <w:rPr>
          <w:rFonts w:ascii="Lora" w:cs="Lora" w:eastAsia="Lora" w:hAnsi="Lora"/>
          <w:color w:val="666666"/>
        </w:rPr>
      </w:pPr>
      <w:r w:rsidDel="00000000" w:rsidR="00000000" w:rsidRPr="00000000">
        <w:rPr>
          <w:rFonts w:ascii="Lora" w:cs="Lora" w:eastAsia="Lora" w:hAnsi="Lora"/>
          <w:color w:val="666666"/>
          <w:rtl w:val="0"/>
        </w:rPr>
        <w:t xml:space="preserve">So we say it’s O(1)!</w:t>
      </w:r>
    </w:p>
    <w:p w:rsidR="00000000" w:rsidDel="00000000" w:rsidP="00000000" w:rsidRDefault="00000000" w:rsidRPr="00000000" w14:paraId="000000B1">
      <w:pPr>
        <w:pStyle w:val="Heading4"/>
        <w:rPr>
          <w:rFonts w:ascii="Lora" w:cs="Lora" w:eastAsia="Lora" w:hAnsi="Lora"/>
          <w:b w:val="1"/>
        </w:rPr>
      </w:pPr>
      <w:bookmarkStart w:colFirst="0" w:colLast="0" w:name="_cbgwoo2g6ll" w:id="7"/>
      <w:bookmarkEnd w:id="7"/>
      <w:r w:rsidDel="00000000" w:rsidR="00000000" w:rsidRPr="00000000">
        <w:rPr>
          <w:rFonts w:ascii="Lora" w:cs="Lora" w:eastAsia="Lora" w:hAnsi="Lora"/>
          <w:b w:val="1"/>
          <w:rtl w:val="0"/>
        </w:rPr>
        <w:t xml:space="preserve">Panorama of Data Structures:</w:t>
      </w:r>
    </w:p>
    <w:p w:rsidR="00000000" w:rsidDel="00000000" w:rsidP="00000000" w:rsidRDefault="00000000" w:rsidRPr="00000000" w14:paraId="000000B2">
      <w:pPr>
        <w:numPr>
          <w:ilvl w:val="0"/>
          <w:numId w:val="5"/>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We can divide all major data structures studied so far into two major groups: </w:t>
      </w:r>
    </w:p>
    <w:p w:rsidR="00000000" w:rsidDel="00000000" w:rsidP="00000000" w:rsidRDefault="00000000" w:rsidRPr="00000000" w14:paraId="000000B3">
      <w:pPr>
        <w:numPr>
          <w:ilvl w:val="1"/>
          <w:numId w:val="5"/>
        </w:numPr>
        <w:ind w:left="1440" w:hanging="360"/>
        <w:rPr>
          <w:rFonts w:ascii="Lora" w:cs="Lora" w:eastAsia="Lora" w:hAnsi="Lora"/>
          <w:color w:val="666666"/>
        </w:rPr>
      </w:pPr>
      <w:r w:rsidDel="00000000" w:rsidR="00000000" w:rsidRPr="00000000">
        <w:rPr>
          <w:rFonts w:ascii="Lora" w:cs="Lora" w:eastAsia="Lora" w:hAnsi="Lora"/>
          <w:b w:val="1"/>
          <w:color w:val="666666"/>
          <w:rtl w:val="0"/>
        </w:rPr>
        <w:t xml:space="preserve">Array Based (Cache-optimized)</w:t>
      </w:r>
      <w:r w:rsidDel="00000000" w:rsidR="00000000" w:rsidRPr="00000000">
        <w:rPr>
          <w:rtl w:val="0"/>
        </w:rPr>
      </w:r>
    </w:p>
    <w:p w:rsidR="00000000" w:rsidDel="00000000" w:rsidP="00000000" w:rsidRDefault="00000000" w:rsidRPr="00000000" w14:paraId="000000B4">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Sorted Array </w:t>
      </w:r>
    </w:p>
    <w:p w:rsidR="00000000" w:rsidDel="00000000" w:rsidP="00000000" w:rsidRDefault="00000000" w:rsidRPr="00000000" w14:paraId="000000B5">
      <w:pPr>
        <w:numPr>
          <w:ilvl w:val="3"/>
          <w:numId w:val="5"/>
        </w:numPr>
        <w:ind w:left="2880" w:hanging="360"/>
        <w:rPr>
          <w:color w:val="666666"/>
        </w:rPr>
      </w:pPr>
      <w:r w:rsidDel="00000000" w:rsidR="00000000" w:rsidRPr="00000000">
        <w:rPr>
          <w:rFonts w:ascii="Lora" w:cs="Lora" w:eastAsia="Lora" w:hAnsi="Lora"/>
          <w:color w:val="666666"/>
          <w:rtl w:val="0"/>
        </w:rPr>
        <w:t xml:space="preserve">good Binary Search </w:t>
      </w:r>
      <w:r w:rsidDel="00000000" w:rsidR="00000000" w:rsidRPr="00000000">
        <w:rPr>
          <w:rFonts w:ascii="Lora" w:cs="Lora" w:eastAsia="Lora" w:hAnsi="Lora"/>
          <w:b w:val="1"/>
          <w:color w:val="666666"/>
          <w:rtl w:val="0"/>
        </w:rPr>
        <w:t xml:space="preserve">O(lg n)</w:t>
      </w:r>
      <w:r w:rsidDel="00000000" w:rsidR="00000000" w:rsidRPr="00000000">
        <w:rPr>
          <w:rtl w:val="0"/>
        </w:rPr>
      </w:r>
    </w:p>
    <w:p w:rsidR="00000000" w:rsidDel="00000000" w:rsidP="00000000" w:rsidRDefault="00000000" w:rsidRPr="00000000" w14:paraId="000000B6">
      <w:pPr>
        <w:numPr>
          <w:ilvl w:val="3"/>
          <w:numId w:val="5"/>
        </w:numPr>
        <w:ind w:left="2880" w:hanging="360"/>
        <w:rPr>
          <w:color w:val="666666"/>
        </w:rPr>
      </w:pPr>
      <w:r w:rsidDel="00000000" w:rsidR="00000000" w:rsidRPr="00000000">
        <w:rPr>
          <w:rFonts w:ascii="Lora" w:cs="Lora" w:eastAsia="Lora" w:hAnsi="Lora"/>
          <w:color w:val="666666"/>
          <w:rtl w:val="0"/>
        </w:rPr>
        <w:t xml:space="preserve">terrible insert </w:t>
      </w:r>
      <w:r w:rsidDel="00000000" w:rsidR="00000000" w:rsidRPr="00000000">
        <w:rPr>
          <w:rFonts w:ascii="Lora" w:cs="Lora" w:eastAsia="Lora" w:hAnsi="Lora"/>
          <w:b w:val="1"/>
          <w:color w:val="666666"/>
          <w:rtl w:val="0"/>
        </w:rPr>
        <w:t xml:space="preserve">O(n)</w:t>
      </w:r>
    </w:p>
    <w:p w:rsidR="00000000" w:rsidDel="00000000" w:rsidP="00000000" w:rsidRDefault="00000000" w:rsidRPr="00000000" w14:paraId="000000B7">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Unsorted Array</w:t>
      </w:r>
    </w:p>
    <w:p w:rsidR="00000000" w:rsidDel="00000000" w:rsidP="00000000" w:rsidRDefault="00000000" w:rsidRPr="00000000" w14:paraId="000000B8">
      <w:pPr>
        <w:numPr>
          <w:ilvl w:val="3"/>
          <w:numId w:val="5"/>
        </w:numPr>
        <w:ind w:left="2880" w:hanging="360"/>
        <w:rPr>
          <w:color w:val="666666"/>
        </w:rPr>
      </w:pPr>
      <w:r w:rsidDel="00000000" w:rsidR="00000000" w:rsidRPr="00000000">
        <w:rPr>
          <w:rFonts w:ascii="Lora" w:cs="Lora" w:eastAsia="Lora" w:hAnsi="Lora"/>
          <w:color w:val="666666"/>
          <w:rtl w:val="0"/>
        </w:rPr>
        <w:t xml:space="preserve">good insert </w:t>
      </w:r>
      <w:r w:rsidDel="00000000" w:rsidR="00000000" w:rsidRPr="00000000">
        <w:rPr>
          <w:rFonts w:ascii="Lora" w:cs="Lora" w:eastAsia="Lora" w:hAnsi="Lora"/>
          <w:b w:val="1"/>
          <w:color w:val="666666"/>
          <w:rtl w:val="0"/>
        </w:rPr>
        <w:t xml:space="preserve">O(1), </w:t>
      </w:r>
      <w:r w:rsidDel="00000000" w:rsidR="00000000" w:rsidRPr="00000000">
        <w:rPr>
          <w:rFonts w:ascii="Lora" w:cs="Lora" w:eastAsia="Lora" w:hAnsi="Lora"/>
          <w:color w:val="666666"/>
          <w:rtl w:val="0"/>
        </w:rPr>
        <w:t xml:space="preserve">bad search </w:t>
      </w:r>
      <w:r w:rsidDel="00000000" w:rsidR="00000000" w:rsidRPr="00000000">
        <w:rPr>
          <w:rFonts w:ascii="Lora" w:cs="Lora" w:eastAsia="Lora" w:hAnsi="Lora"/>
          <w:b w:val="1"/>
          <w:color w:val="666666"/>
          <w:rtl w:val="0"/>
        </w:rPr>
        <w:t xml:space="preserve">O(n)</w:t>
      </w:r>
      <w:r w:rsidDel="00000000" w:rsidR="00000000" w:rsidRPr="00000000">
        <w:rPr>
          <w:rtl w:val="0"/>
        </w:rPr>
      </w:r>
    </w:p>
    <w:p w:rsidR="00000000" w:rsidDel="00000000" w:rsidP="00000000" w:rsidRDefault="00000000" w:rsidRPr="00000000" w14:paraId="000000B9">
      <w:pPr>
        <w:numPr>
          <w:ilvl w:val="3"/>
          <w:numId w:val="5"/>
        </w:numPr>
        <w:ind w:left="2880" w:hanging="360"/>
        <w:rPr>
          <w:rFonts w:ascii="Lora" w:cs="Lora" w:eastAsia="Lora" w:hAnsi="Lora"/>
          <w:color w:val="666666"/>
        </w:rPr>
      </w:pPr>
      <w:r w:rsidDel="00000000" w:rsidR="00000000" w:rsidRPr="00000000">
        <w:rPr>
          <w:rFonts w:ascii="Lora" w:cs="Lora" w:eastAsia="Lora" w:hAnsi="Lora"/>
          <w:color w:val="666666"/>
          <w:rtl w:val="0"/>
        </w:rPr>
        <w:t xml:space="preserve">Stacks, Queues, providing limited ordering</w:t>
      </w:r>
    </w:p>
    <w:p w:rsidR="00000000" w:rsidDel="00000000" w:rsidP="00000000" w:rsidRDefault="00000000" w:rsidRPr="00000000" w14:paraId="000000BA">
      <w:pPr>
        <w:numPr>
          <w:ilvl w:val="3"/>
          <w:numId w:val="5"/>
        </w:numPr>
        <w:ind w:left="2880" w:hanging="360"/>
        <w:rPr>
          <w:rFonts w:ascii="Lora" w:cs="Lora" w:eastAsia="Lora" w:hAnsi="Lora"/>
          <w:color w:val="666666"/>
        </w:rPr>
      </w:pPr>
      <w:r w:rsidDel="00000000" w:rsidR="00000000" w:rsidRPr="00000000">
        <w:rPr>
          <w:rFonts w:ascii="Lora" w:cs="Lora" w:eastAsia="Lora" w:hAnsi="Lora"/>
          <w:color w:val="666666"/>
          <w:rtl w:val="0"/>
        </w:rPr>
        <w:t xml:space="preserve">Hashing, Heaps, Priority Queues, UpTrees (Disjoint Set).</w:t>
      </w:r>
    </w:p>
    <w:p w:rsidR="00000000" w:rsidDel="00000000" w:rsidP="00000000" w:rsidRDefault="00000000" w:rsidRPr="00000000" w14:paraId="000000BB">
      <w:pPr>
        <w:numPr>
          <w:ilvl w:val="1"/>
          <w:numId w:val="5"/>
        </w:numPr>
        <w:ind w:left="1440" w:hanging="360"/>
        <w:rPr>
          <w:rFonts w:ascii="Lora" w:cs="Lora" w:eastAsia="Lora" w:hAnsi="Lora"/>
          <w:color w:val="666666"/>
        </w:rPr>
      </w:pPr>
      <w:r w:rsidDel="00000000" w:rsidR="00000000" w:rsidRPr="00000000">
        <w:rPr>
          <w:rFonts w:ascii="Lora" w:cs="Lora" w:eastAsia="Lora" w:hAnsi="Lora"/>
          <w:b w:val="1"/>
          <w:color w:val="666666"/>
          <w:rtl w:val="0"/>
        </w:rPr>
        <w:t xml:space="preserve">List/Pointer Based</w:t>
      </w:r>
      <w:r w:rsidDel="00000000" w:rsidR="00000000" w:rsidRPr="00000000">
        <w:rPr>
          <w:rtl w:val="0"/>
        </w:rPr>
      </w:r>
    </w:p>
    <w:p w:rsidR="00000000" w:rsidDel="00000000" w:rsidP="00000000" w:rsidRDefault="00000000" w:rsidRPr="00000000" w14:paraId="000000BC">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Singly Linked Lists, Doubly Linked List, Skip Lists (didn’t appear)</w:t>
      </w:r>
    </w:p>
    <w:p w:rsidR="00000000" w:rsidDel="00000000" w:rsidP="00000000" w:rsidRDefault="00000000" w:rsidRPr="00000000" w14:paraId="000000BD">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Trees </w:t>
      </w:r>
    </w:p>
    <w:p w:rsidR="00000000" w:rsidDel="00000000" w:rsidP="00000000" w:rsidRDefault="00000000" w:rsidRPr="00000000" w14:paraId="000000BE">
      <w:pPr>
        <w:numPr>
          <w:ilvl w:val="3"/>
          <w:numId w:val="5"/>
        </w:numPr>
        <w:ind w:left="2880" w:hanging="360"/>
        <w:rPr>
          <w:rFonts w:ascii="Lora" w:cs="Lora" w:eastAsia="Lora" w:hAnsi="Lora"/>
          <w:color w:val="666666"/>
        </w:rPr>
      </w:pPr>
      <w:r w:rsidDel="00000000" w:rsidR="00000000" w:rsidRPr="00000000">
        <w:rPr>
          <w:rFonts w:ascii="Lora" w:cs="Lora" w:eastAsia="Lora" w:hAnsi="Lora"/>
          <w:color w:val="666666"/>
          <w:rtl w:val="0"/>
        </w:rPr>
        <w:t xml:space="preserve">BTree</w:t>
      </w:r>
    </w:p>
    <w:p w:rsidR="00000000" w:rsidDel="00000000" w:rsidP="00000000" w:rsidRDefault="00000000" w:rsidRPr="00000000" w14:paraId="000000BF">
      <w:pPr>
        <w:numPr>
          <w:ilvl w:val="3"/>
          <w:numId w:val="5"/>
        </w:numPr>
        <w:ind w:left="2880" w:hanging="360"/>
        <w:rPr>
          <w:rFonts w:ascii="Lora" w:cs="Lora" w:eastAsia="Lora" w:hAnsi="Lora"/>
          <w:color w:val="666666"/>
        </w:rPr>
      </w:pPr>
      <w:r w:rsidDel="00000000" w:rsidR="00000000" w:rsidRPr="00000000">
        <w:rPr>
          <w:rFonts w:ascii="Lora" w:cs="Lora" w:eastAsia="Lora" w:hAnsi="Lora"/>
          <w:color w:val="666666"/>
          <w:rtl w:val="0"/>
        </w:rPr>
        <w:t xml:space="preserve">Binary Tree</w:t>
      </w:r>
    </w:p>
    <w:p w:rsidR="00000000" w:rsidDel="00000000" w:rsidP="00000000" w:rsidRDefault="00000000" w:rsidRPr="00000000" w14:paraId="000000C0">
      <w:pPr>
        <w:numPr>
          <w:ilvl w:val="4"/>
          <w:numId w:val="5"/>
        </w:numPr>
        <w:ind w:left="3600" w:hanging="360"/>
        <w:rPr>
          <w:rFonts w:ascii="Lora" w:cs="Lora" w:eastAsia="Lora" w:hAnsi="Lora"/>
          <w:color w:val="666666"/>
        </w:rPr>
      </w:pPr>
      <w:r w:rsidDel="00000000" w:rsidR="00000000" w:rsidRPr="00000000">
        <w:rPr>
          <w:rFonts w:ascii="Lora" w:cs="Lora" w:eastAsia="Lora" w:hAnsi="Lora"/>
          <w:color w:val="666666"/>
          <w:rtl w:val="0"/>
        </w:rPr>
        <w:t xml:space="preserve">Huffman Encoding</w:t>
      </w:r>
    </w:p>
    <w:p w:rsidR="00000000" w:rsidDel="00000000" w:rsidP="00000000" w:rsidRDefault="00000000" w:rsidRPr="00000000" w14:paraId="000000C1">
      <w:pPr>
        <w:numPr>
          <w:ilvl w:val="4"/>
          <w:numId w:val="5"/>
        </w:numPr>
        <w:ind w:left="3600" w:hanging="360"/>
        <w:rPr>
          <w:rFonts w:ascii="Lora" w:cs="Lora" w:eastAsia="Lora" w:hAnsi="Lora"/>
          <w:color w:val="666666"/>
        </w:rPr>
      </w:pPr>
      <w:r w:rsidDel="00000000" w:rsidR="00000000" w:rsidRPr="00000000">
        <w:rPr>
          <w:rFonts w:ascii="Lora" w:cs="Lora" w:eastAsia="Lora" w:hAnsi="Lora"/>
          <w:color w:val="666666"/>
          <w:rtl w:val="0"/>
        </w:rPr>
        <w:t xml:space="preserve">kd-Tree</w:t>
      </w:r>
    </w:p>
    <w:p w:rsidR="00000000" w:rsidDel="00000000" w:rsidP="00000000" w:rsidRDefault="00000000" w:rsidRPr="00000000" w14:paraId="000000C2">
      <w:pPr>
        <w:numPr>
          <w:ilvl w:val="4"/>
          <w:numId w:val="5"/>
        </w:numPr>
        <w:ind w:left="3600" w:hanging="360"/>
        <w:rPr>
          <w:rFonts w:ascii="Lora" w:cs="Lora" w:eastAsia="Lora" w:hAnsi="Lora"/>
          <w:color w:val="666666"/>
        </w:rPr>
      </w:pPr>
      <w:r w:rsidDel="00000000" w:rsidR="00000000" w:rsidRPr="00000000">
        <w:rPr>
          <w:rFonts w:ascii="Lora" w:cs="Lora" w:eastAsia="Lora" w:hAnsi="Lora"/>
          <w:color w:val="666666"/>
          <w:rtl w:val="0"/>
        </w:rPr>
        <w:t xml:space="preserve">AVL Tree.</w:t>
      </w:r>
    </w:p>
    <w:p w:rsidR="00000000" w:rsidDel="00000000" w:rsidP="00000000" w:rsidRDefault="00000000" w:rsidRPr="00000000" w14:paraId="000000C3">
      <w:pPr>
        <w:numPr>
          <w:ilvl w:val="0"/>
          <w:numId w:val="5"/>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When we are deciding on which data structure to use, we need to think about what we want to do with our data. For example:</w:t>
      </w:r>
    </w:p>
    <w:p w:rsidR="00000000" w:rsidDel="00000000" w:rsidP="00000000" w:rsidRDefault="00000000" w:rsidRPr="00000000" w14:paraId="000000C4">
      <w:pPr>
        <w:numPr>
          <w:ilvl w:val="1"/>
          <w:numId w:val="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If we want fast search, we should maintain sorted array on which we can perform a gold standard search algorithm binary search (in O(lg(n)) time).</w:t>
      </w:r>
    </w:p>
    <w:p w:rsidR="00000000" w:rsidDel="00000000" w:rsidP="00000000" w:rsidRDefault="00000000" w:rsidRPr="00000000" w14:paraId="000000C5">
      <w:pPr>
        <w:numPr>
          <w:ilvl w:val="1"/>
          <w:numId w:val="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On the other hand if we want fast insert and remove, we should use unsorted array. In on of the MPs we used unsorted array in the form of stack to perform traversals.</w:t>
      </w:r>
    </w:p>
    <w:p w:rsidR="00000000" w:rsidDel="00000000" w:rsidP="00000000" w:rsidRDefault="00000000" w:rsidRPr="00000000" w14:paraId="000000C6">
      <w:pPr>
        <w:ind w:left="0" w:firstLine="0"/>
        <w:rPr>
          <w:rFonts w:ascii="Lora" w:cs="Lora" w:eastAsia="Lora" w:hAnsi="Lora"/>
          <w:color w:val="666666"/>
        </w:rPr>
      </w:pPr>
      <w:r w:rsidDel="00000000" w:rsidR="00000000" w:rsidRPr="00000000">
        <w:rPr>
          <w:rtl w:val="0"/>
        </w:rPr>
      </w:r>
    </w:p>
    <w:p w:rsidR="00000000" w:rsidDel="00000000" w:rsidP="00000000" w:rsidRDefault="00000000" w:rsidRPr="00000000" w14:paraId="000000C7">
      <w:pPr>
        <w:ind w:left="0" w:firstLine="0"/>
        <w:rPr>
          <w:rFonts w:ascii="Lora" w:cs="Lora" w:eastAsia="Lora" w:hAnsi="Lora"/>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3"/>
        <w:spacing w:after="160" w:line="259" w:lineRule="auto"/>
        <w:rPr>
          <w:rFonts w:ascii="Lora" w:cs="Lora" w:eastAsia="Lora" w:hAnsi="Lora"/>
          <w:b w:val="1"/>
        </w:rPr>
      </w:pPr>
      <w:bookmarkStart w:colFirst="0" w:colLast="0" w:name="_aiuz6a99kfg6" w:id="8"/>
      <w:bookmarkEnd w:id="8"/>
      <w:r w:rsidDel="00000000" w:rsidR="00000000" w:rsidRPr="00000000">
        <w:rPr>
          <w:rFonts w:ascii="Lora" w:cs="Lora" w:eastAsia="Lora" w:hAnsi="Lora"/>
          <w:b w:val="1"/>
          <w:rtl w:val="0"/>
        </w:rPr>
        <w:t xml:space="preserve">Graphs!</w:t>
      </w:r>
    </w:p>
    <w:p w:rsidR="00000000" w:rsidDel="00000000" w:rsidP="00000000" w:rsidRDefault="00000000" w:rsidRPr="00000000" w14:paraId="000000C9">
      <w:pPr>
        <w:numPr>
          <w:ilvl w:val="0"/>
          <w:numId w:val="6"/>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Representing interconnected data</w:t>
      </w:r>
    </w:p>
    <w:p w:rsidR="00000000" w:rsidDel="00000000" w:rsidP="00000000" w:rsidRDefault="00000000" w:rsidRPr="00000000" w14:paraId="000000CA">
      <w:pPr>
        <w:numPr>
          <w:ilvl w:val="0"/>
          <w:numId w:val="6"/>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Various applications</w:t>
      </w:r>
    </w:p>
    <w:p w:rsidR="00000000" w:rsidDel="00000000" w:rsidP="00000000" w:rsidRDefault="00000000" w:rsidRPr="00000000" w14:paraId="000000CB">
      <w:pPr>
        <w:numPr>
          <w:ilvl w:val="1"/>
          <w:numId w:val="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Natural Language Processing (NLP)</w:t>
      </w:r>
    </w:p>
    <w:p w:rsidR="00000000" w:rsidDel="00000000" w:rsidP="00000000" w:rsidRDefault="00000000" w:rsidRPr="00000000" w14:paraId="000000CC">
      <w:pPr>
        <w:numPr>
          <w:ilvl w:val="1"/>
          <w:numId w:val="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Rush Hour Strategy</w:t>
      </w:r>
      <w:r w:rsidDel="00000000" w:rsidR="00000000" w:rsidRPr="00000000">
        <w:rPr>
          <w:rtl w:val="0"/>
        </w:rPr>
      </w:r>
    </w:p>
    <w:p w:rsidR="00000000" w:rsidDel="00000000" w:rsidP="00000000" w:rsidRDefault="00000000" w:rsidRPr="00000000" w14:paraId="000000CD">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Nodes represent game states.</w:t>
      </w:r>
    </w:p>
    <w:p w:rsidR="00000000" w:rsidDel="00000000" w:rsidP="00000000" w:rsidRDefault="00000000" w:rsidRPr="00000000" w14:paraId="000000CE">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Edges represent moves (every move generates a different game </w:t>
      </w:r>
      <w:ins w:author="Matthew Lezak" w:id="10" w:date="2019-11-22T16:36:47Z">
        <w:r w:rsidDel="00000000" w:rsidR="00000000" w:rsidRPr="00000000">
          <w:rPr>
            <w:rFonts w:ascii="Lora" w:cs="Lora" w:eastAsia="Lora" w:hAnsi="Lora"/>
            <w:color w:val="666666"/>
            <w:rtl w:val="0"/>
          </w:rPr>
          <w:t xml:space="preserve"> w</w:t>
        </w:r>
      </w:ins>
      <w:del w:author="Matthew Lezak" w:id="10" w:date="2019-11-22T16:36:47Z">
        <w:r w:rsidDel="00000000" w:rsidR="00000000" w:rsidRPr="00000000">
          <w:rPr>
            <w:rFonts w:ascii="Lora" w:cs="Lora" w:eastAsia="Lora" w:hAnsi="Lora"/>
            <w:color w:val="666666"/>
            <w:rtl w:val="0"/>
          </w:rPr>
          <w:delText xml:space="preserve">state</w:delText>
        </w:r>
      </w:del>
      <w:r w:rsidDel="00000000" w:rsidR="00000000" w:rsidRPr="00000000">
        <w:rPr>
          <w:rFonts w:ascii="Lora" w:cs="Lora" w:eastAsia="Lora" w:hAnsi="Lora"/>
          <w:color w:val="666666"/>
          <w:rtl w:val="0"/>
        </w:rPr>
        <w:t xml:space="preserve">).</w:t>
      </w:r>
    </w:p>
    <w:p w:rsidR="00000000" w:rsidDel="00000000" w:rsidP="00000000" w:rsidRDefault="00000000" w:rsidRPr="00000000" w14:paraId="000000CF">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We need to traverse the graph to get to the solution (green nodes).</w:t>
      </w:r>
    </w:p>
    <w:p w:rsidR="00000000" w:rsidDel="00000000" w:rsidP="00000000" w:rsidRDefault="00000000" w:rsidRPr="00000000" w14:paraId="000000D0">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Then a solution corresponds to a valid path in the graph!</w:t>
      </w:r>
      <w:r w:rsidDel="00000000" w:rsidR="00000000" w:rsidRPr="00000000">
        <w:rPr>
          <w:rtl w:val="0"/>
        </w:rPr>
      </w:r>
    </w:p>
    <w:p w:rsidR="00000000" w:rsidDel="00000000" w:rsidP="00000000" w:rsidRDefault="00000000" w:rsidRPr="00000000" w14:paraId="000000D1">
      <w:pPr>
        <w:numPr>
          <w:ilvl w:val="1"/>
          <w:numId w:val="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Data visualisation</w:t>
      </w:r>
    </w:p>
    <w:p w:rsidR="00000000" w:rsidDel="00000000" w:rsidP="00000000" w:rsidRDefault="00000000" w:rsidRPr="00000000" w14:paraId="000000D2">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Character connections in Shakespeare plays</w:t>
      </w:r>
    </w:p>
    <w:p w:rsidR="00000000" w:rsidDel="00000000" w:rsidP="00000000" w:rsidRDefault="00000000" w:rsidRPr="00000000" w14:paraId="000000D3">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Wade’s facebook friend network</w:t>
      </w:r>
    </w:p>
    <w:p w:rsidR="00000000" w:rsidDel="00000000" w:rsidP="00000000" w:rsidRDefault="00000000" w:rsidRPr="00000000" w14:paraId="000000D4">
      <w:pPr>
        <w:ind w:left="720" w:firstLine="720"/>
        <w:rPr>
          <w:rFonts w:ascii="Lora" w:cs="Lora" w:eastAsia="Lora" w:hAnsi="Lora"/>
        </w:rPr>
      </w:pPr>
      <w:ins w:author="Ziyuan Wei" w:id="11" w:date="2019-12-02T15:04:30Z">
        <w:r w:rsidDel="00000000" w:rsidR="00000000" w:rsidRPr="00000000">
          <w:rPr>
            <w:rFonts w:ascii="Lora" w:cs="Lora" w:eastAsia="Lora" w:hAnsi="Lora"/>
            <w:color w:val="666666"/>
            <w:rtl w:val="0"/>
          </w:rPr>
          <w:t xml:space="preserve">4</w:t>
        </w:r>
      </w:ins>
      <w:r w:rsidDel="00000000" w:rsidR="00000000" w:rsidRPr="00000000">
        <w:rPr>
          <w:rFonts w:ascii="Lora" w:cs="Lora" w:eastAsia="Lora" w:hAnsi="Lora"/>
        </w:rPr>
        <w:drawing>
          <wp:inline distB="114300" distT="114300" distL="114300" distR="114300">
            <wp:extent cx="3763840" cy="2224088"/>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6384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720"/>
        <w:rPr>
          <w:rFonts w:ascii="Lora" w:cs="Lora" w:eastAsia="Lora" w:hAnsi="Lora"/>
        </w:rPr>
      </w:pPr>
      <w:r w:rsidDel="00000000" w:rsidR="00000000" w:rsidRPr="00000000">
        <w:rPr>
          <w:rtl w:val="0"/>
        </w:rPr>
      </w:r>
    </w:p>
    <w:p w:rsidR="00000000" w:rsidDel="00000000" w:rsidP="00000000" w:rsidRDefault="00000000" w:rsidRPr="00000000" w14:paraId="000000D6">
      <w:pPr>
        <w:numPr>
          <w:ilvl w:val="1"/>
          <w:numId w:val="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Divisibility problem :: “Rule of 7”</w:t>
      </w:r>
    </w:p>
    <w:p w:rsidR="00000000" w:rsidDel="00000000" w:rsidP="00000000" w:rsidRDefault="00000000" w:rsidRPr="00000000" w14:paraId="000000D7">
      <w:pPr>
        <w:numPr>
          <w:ilvl w:val="2"/>
          <w:numId w:val="5"/>
        </w:numPr>
        <w:ind w:left="2160" w:hanging="360"/>
        <w:rPr>
          <w:rFonts w:ascii="Lora" w:cs="Lora" w:eastAsia="Lora" w:hAnsi="Lora"/>
          <w:color w:val="666666"/>
        </w:rPr>
      </w:pPr>
      <w:r w:rsidDel="00000000" w:rsidR="00000000" w:rsidRPr="00000000">
        <w:rPr>
          <w:rFonts w:ascii="Lora" w:cs="Lora" w:eastAsia="Lora" w:hAnsi="Lora"/>
          <w:color w:val="666666"/>
          <w:rtl w:val="0"/>
        </w:rPr>
        <w:t xml:space="preserve">We know the rules to decide if a value is divisible by certain numbers.</w:t>
      </w:r>
    </w:p>
    <w:p w:rsidR="00000000" w:rsidDel="00000000" w:rsidP="00000000" w:rsidRDefault="00000000" w:rsidRPr="00000000" w14:paraId="000000D8">
      <w:pPr>
        <w:ind w:left="720" w:firstLine="720"/>
        <w:rPr>
          <w:rFonts w:ascii="Lora" w:cs="Lora" w:eastAsia="Lora" w:hAnsi="Lora"/>
          <w:color w:val="666666"/>
        </w:rPr>
      </w:pPr>
      <w:r w:rsidDel="00000000" w:rsidR="00000000" w:rsidRPr="00000000">
        <w:rPr>
          <w:rFonts w:ascii="Lora" w:cs="Lora" w:eastAsia="Lora" w:hAnsi="Lora"/>
        </w:rPr>
        <w:drawing>
          <wp:inline distB="114300" distT="114300" distL="114300" distR="114300">
            <wp:extent cx="3700463" cy="2289269"/>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700463" cy="228926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1"/>
          <w:numId w:val="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Scheduling a conflict free exam</w:t>
      </w:r>
    </w:p>
    <w:p w:rsidR="00000000" w:rsidDel="00000000" w:rsidP="00000000" w:rsidRDefault="00000000" w:rsidRPr="00000000" w14:paraId="000000DA">
      <w:pPr>
        <w:numPr>
          <w:ilvl w:val="2"/>
          <w:numId w:val="5"/>
        </w:numPr>
        <w:ind w:left="2160" w:hanging="360"/>
        <w:rPr>
          <w:rFonts w:ascii="Lora" w:cs="Lora" w:eastAsia="Lora" w:hAnsi="Lora"/>
          <w:color w:val="666666"/>
        </w:rPr>
      </w:pPr>
      <w:r w:rsidDel="00000000" w:rsidR="00000000" w:rsidRPr="00000000">
        <w:rPr>
          <w:rFonts w:ascii="Nova Mono" w:cs="Nova Mono" w:eastAsia="Nova Mono" w:hAnsi="Nova Mono"/>
          <w:color w:val="666666"/>
          <w:rtl w:val="0"/>
        </w:rPr>
        <w:t xml:space="preserve">Turns into graph coloring problem → how to color a graph such that no two nodes of the same color are connected?</w:t>
      </w:r>
    </w:p>
    <w:p w:rsidR="00000000" w:rsidDel="00000000" w:rsidP="00000000" w:rsidRDefault="00000000" w:rsidRPr="00000000" w14:paraId="000000DB">
      <w:pPr>
        <w:numPr>
          <w:ilvl w:val="1"/>
          <w:numId w:val="5"/>
        </w:numPr>
        <w:ind w:left="1440" w:hanging="360"/>
        <w:rPr>
          <w:rFonts w:ascii="Lora" w:cs="Lora" w:eastAsia="Lora" w:hAnsi="Lora"/>
          <w:color w:val="666666"/>
        </w:rPr>
      </w:pPr>
      <w:r w:rsidDel="00000000" w:rsidR="00000000" w:rsidRPr="00000000">
        <w:rPr>
          <w:rFonts w:ascii="Lora" w:cs="Lora" w:eastAsia="Lora" w:hAnsi="Lora"/>
          <w:color w:val="666666"/>
          <w:rtl w:val="0"/>
        </w:rPr>
        <w:t xml:space="preserve">Class Hierarchy</w:t>
      </w:r>
    </w:p>
    <w:p w:rsidR="00000000" w:rsidDel="00000000" w:rsidP="00000000" w:rsidRDefault="00000000" w:rsidRPr="00000000" w14:paraId="000000DC">
      <w:pPr>
        <w:numPr>
          <w:ilvl w:val="2"/>
          <w:numId w:val="5"/>
        </w:numPr>
        <w:ind w:left="2160" w:hanging="360"/>
        <w:rPr>
          <w:rFonts w:ascii="Lora" w:cs="Lora" w:eastAsia="Lora" w:hAnsi="Lora"/>
          <w:color w:val="666666"/>
          <w:rPrChange w:author="Pouya Akbarzadeh" w:id="12" w:date="2019-12-06T16:45:18Z">
            <w:rPr>
              <w:rFonts w:ascii="Lora" w:cs="Lora" w:eastAsia="Lora" w:hAnsi="Lora"/>
              <w:color w:val="666666"/>
            </w:rPr>
          </w:rPrChange>
        </w:rPr>
        <w:pPrChange w:author="Pouya Akbarzadeh" w:id="0" w:date="2019-12-06T16:45:18Z">
          <w:pPr>
            <w:numPr>
              <w:ilvl w:val="2"/>
              <w:numId w:val="5"/>
            </w:numPr>
            <w:ind w:left="2160" w:hanging="360"/>
          </w:pPr>
        </w:pPrChange>
      </w:pPr>
      <w:r w:rsidDel="00000000" w:rsidR="00000000" w:rsidRPr="00000000">
        <w:rPr>
          <w:rFonts w:ascii="Lora" w:cs="Lora" w:eastAsia="Lora" w:hAnsi="Lora"/>
          <w:color w:val="666666"/>
          <w:rtl w:val="0"/>
        </w:rPr>
        <w:t xml:space="preserve">Directed graph showing what classes are prerequisites for other classes.</w:t>
      </w:r>
    </w:p>
    <w:p w:rsidR="00000000" w:rsidDel="00000000" w:rsidP="00000000" w:rsidRDefault="00000000" w:rsidRPr="00000000" w14:paraId="000000DD">
      <w:pPr>
        <w:rPr>
          <w:rFonts w:ascii="Lora" w:cs="Lora" w:eastAsia="Lora" w:hAnsi="Lora"/>
          <w:color w:val="666666"/>
        </w:rPr>
      </w:pPr>
      <w:r w:rsidDel="00000000" w:rsidR="00000000" w:rsidRPr="00000000">
        <w:rPr>
          <w:rtl w:val="0"/>
        </w:rPr>
      </w:r>
    </w:p>
    <w:p w:rsidR="00000000" w:rsidDel="00000000" w:rsidP="00000000" w:rsidRDefault="00000000" w:rsidRPr="00000000" w14:paraId="000000DE">
      <w:pPr>
        <w:ind w:left="720" w:firstLine="720"/>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4073665" cy="2347913"/>
            <wp:effectExtent b="0" l="0" r="0" t="0"/>
            <wp:docPr id="1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073665"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4"/>
        <w:rPr>
          <w:rFonts w:ascii="Lora" w:cs="Lora" w:eastAsia="Lora" w:hAnsi="Lora"/>
          <w:b w:val="1"/>
        </w:rPr>
      </w:pPr>
      <w:bookmarkStart w:colFirst="0" w:colLast="0" w:name="_84c39fn8u81" w:id="9"/>
      <w:bookmarkEnd w:id="9"/>
      <w:r w:rsidDel="00000000" w:rsidR="00000000" w:rsidRPr="00000000">
        <w:rPr>
          <w:rFonts w:ascii="Lora" w:cs="Lora" w:eastAsia="Lora" w:hAnsi="Lora"/>
          <w:b w:val="1"/>
          <w:rtl w:val="0"/>
        </w:rPr>
        <w:t xml:space="preserve">Graph Vocabulary</w:t>
      </w:r>
    </w:p>
    <w:p w:rsidR="00000000" w:rsidDel="00000000" w:rsidP="00000000" w:rsidRDefault="00000000" w:rsidRPr="00000000" w14:paraId="000000E0">
      <w:pPr>
        <w:numPr>
          <w:ilvl w:val="0"/>
          <w:numId w:val="11"/>
        </w:numPr>
        <w:ind w:left="720" w:hanging="360"/>
        <w:rPr>
          <w:color w:val="666666"/>
        </w:rPr>
      </w:pPr>
      <w:r w:rsidDel="00000000" w:rsidR="00000000" w:rsidRPr="00000000">
        <w:rPr>
          <w:rFonts w:ascii="Lora" w:cs="Lora" w:eastAsia="Lora" w:hAnsi="Lora"/>
          <w:color w:val="666666"/>
          <w:rtl w:val="0"/>
        </w:rPr>
        <w:t xml:space="preserve">size of the </w:t>
      </w:r>
      <w:r w:rsidDel="00000000" w:rsidR="00000000" w:rsidRPr="00000000">
        <w:rPr>
          <w:rFonts w:ascii="Lora" w:cs="Lora" w:eastAsia="Lora" w:hAnsi="Lora"/>
          <w:b w:val="1"/>
          <w:color w:val="666666"/>
          <w:rtl w:val="0"/>
        </w:rPr>
        <w:t xml:space="preserve">vertices </w:t>
      </w:r>
      <w:r w:rsidDel="00000000" w:rsidR="00000000" w:rsidRPr="00000000">
        <w:rPr>
          <w:rFonts w:ascii="Lora" w:cs="Lora" w:eastAsia="Lora" w:hAnsi="Lora"/>
          <w:color w:val="666666"/>
          <w:rtl w:val="0"/>
        </w:rPr>
        <w:t xml:space="preserve"> |V| = n </w:t>
      </w:r>
    </w:p>
    <w:p w:rsidR="00000000" w:rsidDel="00000000" w:rsidP="00000000" w:rsidRDefault="00000000" w:rsidRPr="00000000" w14:paraId="000000E1">
      <w:pPr>
        <w:numPr>
          <w:ilvl w:val="0"/>
          <w:numId w:val="11"/>
        </w:numPr>
        <w:ind w:left="720" w:hanging="360"/>
        <w:rPr>
          <w:color w:val="666666"/>
        </w:rPr>
      </w:pPr>
      <w:r w:rsidDel="00000000" w:rsidR="00000000" w:rsidRPr="00000000">
        <w:rPr>
          <w:rFonts w:ascii="Lora" w:cs="Lora" w:eastAsia="Lora" w:hAnsi="Lora"/>
          <w:color w:val="666666"/>
          <w:rtl w:val="0"/>
        </w:rPr>
        <w:t xml:space="preserve">size of the </w:t>
      </w:r>
      <w:r w:rsidDel="00000000" w:rsidR="00000000" w:rsidRPr="00000000">
        <w:rPr>
          <w:rFonts w:ascii="Lora" w:cs="Lora" w:eastAsia="Lora" w:hAnsi="Lora"/>
          <w:b w:val="1"/>
          <w:color w:val="666666"/>
          <w:rtl w:val="0"/>
        </w:rPr>
        <w:t xml:space="preserve">edges </w:t>
      </w:r>
      <w:r w:rsidDel="00000000" w:rsidR="00000000" w:rsidRPr="00000000">
        <w:rPr>
          <w:rFonts w:ascii="Lora" w:cs="Lora" w:eastAsia="Lora" w:hAnsi="Lora"/>
          <w:color w:val="666666"/>
          <w:rtl w:val="0"/>
        </w:rPr>
        <w:t xml:space="preserve"> |E| = m</w:t>
      </w:r>
    </w:p>
    <w:p w:rsidR="00000000" w:rsidDel="00000000" w:rsidP="00000000" w:rsidRDefault="00000000" w:rsidRPr="00000000" w14:paraId="000000E2">
      <w:pPr>
        <w:numPr>
          <w:ilvl w:val="0"/>
          <w:numId w:val="11"/>
        </w:numPr>
        <w:ind w:left="720" w:hanging="360"/>
        <w:rPr>
          <w:color w:val="666666"/>
        </w:rPr>
      </w:pPr>
      <w:r w:rsidDel="00000000" w:rsidR="00000000" w:rsidRPr="00000000">
        <w:rPr>
          <w:rFonts w:ascii="Lora" w:cs="Lora" w:eastAsia="Lora" w:hAnsi="Lora"/>
          <w:b w:val="1"/>
          <w:color w:val="666666"/>
          <w:rtl w:val="0"/>
        </w:rPr>
        <w:t xml:space="preserve">Incident edges</w:t>
      </w:r>
      <w:r w:rsidDel="00000000" w:rsidR="00000000" w:rsidRPr="00000000">
        <w:rPr>
          <w:rFonts w:ascii="Lora" w:cs="Lora" w:eastAsia="Lora" w:hAnsi="Lora"/>
          <w:color w:val="666666"/>
          <w:rtl w:val="0"/>
        </w:rPr>
        <w:t xml:space="preserve">:  all edges that connected to that node.</w:t>
      </w:r>
    </w:p>
    <w:p w:rsidR="00000000" w:rsidDel="00000000" w:rsidP="00000000" w:rsidRDefault="00000000" w:rsidRPr="00000000" w14:paraId="000000E3">
      <w:pPr>
        <w:ind w:firstLine="720"/>
        <w:rPr>
          <w:rFonts w:ascii="Lora" w:cs="Lora" w:eastAsia="Lora" w:hAnsi="Lora"/>
          <w:color w:val="666666"/>
        </w:rPr>
      </w:pPr>
      <w:r w:rsidDel="00000000" w:rsidR="00000000" w:rsidRPr="00000000">
        <w:rPr>
          <w:rFonts w:ascii="Lora" w:cs="Lora" w:eastAsia="Lora" w:hAnsi="Lora"/>
          <w:color w:val="666666"/>
          <w:rtl w:val="0"/>
        </w:rPr>
        <w:t xml:space="preserve">Example: incident edges to 4 are (4,1), (4,2), (4,3), (4,5), (4,6), and (4,7).</w:t>
      </w:r>
    </w:p>
    <w:p w:rsidR="00000000" w:rsidDel="00000000" w:rsidP="00000000" w:rsidRDefault="00000000" w:rsidRPr="00000000" w14:paraId="000000E4">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1379393" cy="1404938"/>
            <wp:effectExtent b="0" l="0" r="0" t="0"/>
            <wp:docPr id="1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379393"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0"/>
          <w:numId w:val="7"/>
        </w:numPr>
        <w:ind w:left="720" w:hanging="360"/>
        <w:rPr>
          <w:color w:val="666666"/>
        </w:rPr>
      </w:pPr>
      <w:r w:rsidDel="00000000" w:rsidR="00000000" w:rsidRPr="00000000">
        <w:rPr>
          <w:rFonts w:ascii="Lora" w:cs="Lora" w:eastAsia="Lora" w:hAnsi="Lora"/>
          <w:b w:val="1"/>
          <w:color w:val="666666"/>
          <w:rtl w:val="0"/>
        </w:rPr>
        <w:t xml:space="preserve">Degree</w:t>
      </w:r>
      <w:r w:rsidDel="00000000" w:rsidR="00000000" w:rsidRPr="00000000">
        <w:rPr>
          <w:rFonts w:ascii="Lora" w:cs="Lora" w:eastAsia="Lora" w:hAnsi="Lora"/>
          <w:color w:val="666666"/>
          <w:rtl w:val="0"/>
        </w:rPr>
        <w:t xml:space="preserve">: the number of incident edges. </w:t>
      </w:r>
    </w:p>
    <w:p w:rsidR="00000000" w:rsidDel="00000000" w:rsidP="00000000" w:rsidRDefault="00000000" w:rsidRPr="00000000" w14:paraId="000000E6">
      <w:pPr>
        <w:ind w:firstLine="720"/>
        <w:rPr>
          <w:rFonts w:ascii="Lora" w:cs="Lora" w:eastAsia="Lora" w:hAnsi="Lora"/>
          <w:color w:val="666666"/>
        </w:rPr>
      </w:pPr>
      <w:r w:rsidDel="00000000" w:rsidR="00000000" w:rsidRPr="00000000">
        <w:rPr>
          <w:rFonts w:ascii="Lora" w:cs="Lora" w:eastAsia="Lora" w:hAnsi="Lora"/>
          <w:color w:val="666666"/>
          <w:rtl w:val="0"/>
        </w:rPr>
        <w:t xml:space="preserve">Example: the degree of vertex 4 is 6 because it has 6 incident edges.</w:t>
      </w:r>
    </w:p>
    <w:p w:rsidR="00000000" w:rsidDel="00000000" w:rsidP="00000000" w:rsidRDefault="00000000" w:rsidRPr="00000000" w14:paraId="000000E7">
      <w:pPr>
        <w:numPr>
          <w:ilvl w:val="0"/>
          <w:numId w:val="7"/>
        </w:numPr>
        <w:ind w:left="720" w:hanging="360"/>
        <w:rPr>
          <w:color w:val="666666"/>
        </w:rPr>
      </w:pPr>
      <w:r w:rsidDel="00000000" w:rsidR="00000000" w:rsidRPr="00000000">
        <w:rPr>
          <w:rFonts w:ascii="Lora" w:cs="Lora" w:eastAsia="Lora" w:hAnsi="Lora"/>
          <w:b w:val="1"/>
          <w:color w:val="666666"/>
          <w:rtl w:val="0"/>
        </w:rPr>
        <w:t xml:space="preserve">Adjacent vertex</w:t>
      </w:r>
      <w:r w:rsidDel="00000000" w:rsidR="00000000" w:rsidRPr="00000000">
        <w:rPr>
          <w:rFonts w:ascii="Lora" w:cs="Lora" w:eastAsia="Lora" w:hAnsi="Lora"/>
          <w:color w:val="666666"/>
          <w:rtl w:val="0"/>
        </w:rPr>
        <w:t xml:space="preserve">: a vertex at the other end of the incident edge.</w:t>
      </w:r>
    </w:p>
    <w:p w:rsidR="00000000" w:rsidDel="00000000" w:rsidP="00000000" w:rsidRDefault="00000000" w:rsidRPr="00000000" w14:paraId="000000E8">
      <w:pPr>
        <w:ind w:firstLine="720"/>
        <w:rPr>
          <w:rFonts w:ascii="Lora" w:cs="Lora" w:eastAsia="Lora" w:hAnsi="Lora"/>
          <w:color w:val="666666"/>
        </w:rPr>
      </w:pPr>
      <w:r w:rsidDel="00000000" w:rsidR="00000000" w:rsidRPr="00000000">
        <w:rPr>
          <w:rFonts w:ascii="Lora" w:cs="Lora" w:eastAsia="Lora" w:hAnsi="Lora"/>
          <w:color w:val="666666"/>
          <w:rtl w:val="0"/>
        </w:rPr>
        <w:t xml:space="preserve">Example: adjacent vertices to 4 are 1, 2, 3, 5, 6, and 7.</w:t>
      </w:r>
    </w:p>
    <w:p w:rsidR="00000000" w:rsidDel="00000000" w:rsidP="00000000" w:rsidRDefault="00000000" w:rsidRPr="00000000" w14:paraId="000000E9">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1438819" cy="1481138"/>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438819"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7"/>
        </w:numPr>
        <w:ind w:left="720" w:hanging="360"/>
        <w:rPr>
          <w:color w:val="666666"/>
        </w:rPr>
      </w:pPr>
      <w:r w:rsidDel="00000000" w:rsidR="00000000" w:rsidRPr="00000000">
        <w:rPr>
          <w:rFonts w:ascii="Lora" w:cs="Lora" w:eastAsia="Lora" w:hAnsi="Lora"/>
          <w:b w:val="1"/>
          <w:color w:val="666666"/>
          <w:rtl w:val="0"/>
        </w:rPr>
        <w:t xml:space="preserve">Path</w:t>
      </w:r>
      <w:r w:rsidDel="00000000" w:rsidR="00000000" w:rsidRPr="00000000">
        <w:rPr>
          <w:rFonts w:ascii="Lora" w:cs="Lora" w:eastAsia="Lora" w:hAnsi="Lora"/>
          <w:color w:val="666666"/>
          <w:rtl w:val="0"/>
        </w:rPr>
        <w:t xml:space="preserve">: a sequence of vertices connected by edges.</w:t>
      </w:r>
    </w:p>
    <w:p w:rsidR="00000000" w:rsidDel="00000000" w:rsidP="00000000" w:rsidRDefault="00000000" w:rsidRPr="00000000" w14:paraId="000000EB">
      <w:pPr>
        <w:ind w:firstLine="720"/>
        <w:rPr>
          <w:rFonts w:ascii="Lora" w:cs="Lora" w:eastAsia="Lora" w:hAnsi="Lora"/>
          <w:color w:val="666666"/>
        </w:rPr>
      </w:pPr>
      <w:r w:rsidDel="00000000" w:rsidR="00000000" w:rsidRPr="00000000">
        <w:rPr>
          <w:rFonts w:ascii="Lora" w:cs="Lora" w:eastAsia="Lora" w:hAnsi="Lora"/>
          <w:color w:val="666666"/>
          <w:rtl w:val="0"/>
        </w:rPr>
        <w:t xml:space="preserve">Example: a path from 1 to b includes visiting nodes 4, 6, and 0.</w:t>
      </w:r>
    </w:p>
    <w:p w:rsidR="00000000" w:rsidDel="00000000" w:rsidP="00000000" w:rsidRDefault="00000000" w:rsidRPr="00000000" w14:paraId="000000EC">
      <w:pPr>
        <w:numPr>
          <w:ilvl w:val="0"/>
          <w:numId w:val="12"/>
        </w:numPr>
        <w:ind w:left="720" w:hanging="360"/>
        <w:rPr>
          <w:color w:val="666666"/>
        </w:rPr>
      </w:pPr>
      <w:r w:rsidDel="00000000" w:rsidR="00000000" w:rsidRPr="00000000">
        <w:rPr>
          <w:rFonts w:ascii="Lora" w:cs="Lora" w:eastAsia="Lora" w:hAnsi="Lora"/>
          <w:b w:val="1"/>
          <w:color w:val="666666"/>
          <w:rtl w:val="0"/>
        </w:rPr>
        <w:t xml:space="preserve">Cycle</w:t>
      </w:r>
      <w:r w:rsidDel="00000000" w:rsidR="00000000" w:rsidRPr="00000000">
        <w:rPr>
          <w:rFonts w:ascii="Lora" w:cs="Lora" w:eastAsia="Lora" w:hAnsi="Lora"/>
          <w:color w:val="666666"/>
          <w:rtl w:val="0"/>
        </w:rPr>
        <w:t xml:space="preserve">:  a path with common beginning and end.</w:t>
      </w:r>
    </w:p>
    <w:p w:rsidR="00000000" w:rsidDel="00000000" w:rsidP="00000000" w:rsidRDefault="00000000" w:rsidRPr="00000000" w14:paraId="000000ED">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1856878" cy="2014538"/>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856878"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12"/>
        </w:numPr>
        <w:ind w:left="720" w:hanging="360"/>
        <w:rPr>
          <w:color w:val="666666"/>
        </w:rPr>
      </w:pPr>
      <w:r w:rsidDel="00000000" w:rsidR="00000000" w:rsidRPr="00000000">
        <w:rPr>
          <w:rFonts w:ascii="Lora" w:cs="Lora" w:eastAsia="Lora" w:hAnsi="Lora"/>
          <w:b w:val="1"/>
          <w:color w:val="666666"/>
          <w:rtl w:val="0"/>
        </w:rPr>
        <w:t xml:space="preserve">Simple graph</w:t>
      </w:r>
      <w:r w:rsidDel="00000000" w:rsidR="00000000" w:rsidRPr="00000000">
        <w:rPr>
          <w:rFonts w:ascii="Lora" w:cs="Lora" w:eastAsia="Lora" w:hAnsi="Lora"/>
          <w:color w:val="666666"/>
          <w:rtl w:val="0"/>
        </w:rPr>
        <w:t xml:space="preserve">:  a graph with no self-loop edges and no multi-edges. </w:t>
      </w:r>
    </w:p>
    <w:p w:rsidR="00000000" w:rsidDel="00000000" w:rsidP="00000000" w:rsidRDefault="00000000" w:rsidRPr="00000000" w14:paraId="000000EF">
      <w:pPr>
        <w:jc w:val="center"/>
        <w:rPr>
          <w:rFonts w:ascii="Lora" w:cs="Lora" w:eastAsia="Lora" w:hAnsi="Lora"/>
          <w:color w:val="666666"/>
        </w:rPr>
      </w:pPr>
      <w:r w:rsidDel="00000000" w:rsidR="00000000" w:rsidRPr="00000000">
        <w:rPr>
          <w:rFonts w:ascii="Lora" w:cs="Lora" w:eastAsia="Lora" w:hAnsi="Lora"/>
          <w:color w:val="666666"/>
        </w:rPr>
        <w:drawing>
          <wp:inline distB="114300" distT="114300" distL="114300" distR="114300">
            <wp:extent cx="1306725" cy="709613"/>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306725"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firstLine="720"/>
        <w:rPr>
          <w:rFonts w:ascii="Lora" w:cs="Lora" w:eastAsia="Lora" w:hAnsi="Lora"/>
          <w:color w:val="666666"/>
        </w:rPr>
      </w:pPr>
      <w:r w:rsidDel="00000000" w:rsidR="00000000" w:rsidRPr="00000000">
        <w:rPr>
          <w:rtl w:val="0"/>
        </w:rPr>
      </w:r>
    </w:p>
    <w:sectPr>
      <w:head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Gungsuh"/>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Nova Mono">
    <w:embedRegular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Style w:val="Title"/>
      <w:keepNext w:val="0"/>
      <w:keepLines w:val="0"/>
      <w:spacing w:after="0" w:line="240" w:lineRule="auto"/>
      <w:rPr>
        <w:rFonts w:ascii="Economica" w:cs="Economica" w:eastAsia="Economica" w:hAnsi="Economica"/>
        <w:b w:val="1"/>
        <w:color w:val="666666"/>
        <w:sz w:val="60"/>
        <w:szCs w:val="60"/>
      </w:rPr>
    </w:pPr>
    <w:bookmarkStart w:colFirst="0" w:colLast="0" w:name="_nrnw03t7conb" w:id="10"/>
    <w:bookmarkEnd w:id="10"/>
    <w:r w:rsidDel="00000000" w:rsidR="00000000" w:rsidRPr="00000000">
      <w:rPr>
        <w:rFonts w:ascii="Economica" w:cs="Economica" w:eastAsia="Economica" w:hAnsi="Economica"/>
        <w:b w:val="1"/>
        <w:color w:val="666666"/>
        <w:sz w:val="60"/>
        <w:szCs w:val="60"/>
        <w:rtl w:val="0"/>
      </w:rPr>
      <w:t xml:space="preserve">CS 225 Spring 2019 :: TA Lecture Notes </w:t>
    </w:r>
  </w:p>
  <w:p w:rsidR="00000000" w:rsidDel="00000000" w:rsidP="00000000" w:rsidRDefault="00000000" w:rsidRPr="00000000" w14:paraId="000000F2">
    <w:pPr>
      <w:pStyle w:val="Title"/>
      <w:keepNext w:val="0"/>
      <w:keepLines w:val="0"/>
      <w:spacing w:after="0" w:line="240" w:lineRule="auto"/>
      <w:rPr/>
    </w:pPr>
    <w:bookmarkStart w:colFirst="0" w:colLast="0" w:name="_6tauivf3976u" w:id="11"/>
    <w:bookmarkEnd w:id="11"/>
    <w:r w:rsidDel="00000000" w:rsidR="00000000" w:rsidRPr="00000000">
      <w:rPr>
        <w:rFonts w:ascii="Economica" w:cs="Economica" w:eastAsia="Economica" w:hAnsi="Economica"/>
        <w:b w:val="1"/>
        <w:color w:val="666666"/>
        <w:sz w:val="60"/>
        <w:szCs w:val="60"/>
        <w:rtl w:val="0"/>
      </w:rPr>
      <w:t xml:space="preserve">4/5   Disjoint Sets Finale and Graphs Intro</w:t>
    </w:r>
    <w:r w:rsidDel="00000000" w:rsidR="00000000" w:rsidRPr="00000000">
      <w:rPr>
        <w:rtl w:val="0"/>
      </w:rPr>
    </w:r>
  </w:p>
  <w:p w:rsidR="00000000" w:rsidDel="00000000" w:rsidP="00000000" w:rsidRDefault="00000000" w:rsidRPr="00000000" w14:paraId="000000F3">
    <w:pPr>
      <w:pStyle w:val="Subtitle"/>
      <w:keepNext w:val="0"/>
      <w:keepLines w:val="0"/>
      <w:spacing w:after="0" w:before="200" w:line="240" w:lineRule="auto"/>
      <w:rPr>
        <w:rFonts w:ascii="Economica" w:cs="Economica" w:eastAsia="Economica" w:hAnsi="Economica"/>
        <w:b w:val="1"/>
        <w:sz w:val="28"/>
        <w:szCs w:val="28"/>
      </w:rPr>
    </w:pPr>
    <w:bookmarkStart w:colFirst="0" w:colLast="0" w:name="_37lxvx553323" w:id="12"/>
    <w:bookmarkEnd w:id="12"/>
    <w:r w:rsidDel="00000000" w:rsidR="00000000" w:rsidRPr="00000000">
      <w:rPr>
        <w:rFonts w:ascii="Economica" w:cs="Economica" w:eastAsia="Economica" w:hAnsi="Economica"/>
        <w:b w:val="1"/>
        <w:sz w:val="28"/>
        <w:szCs w:val="28"/>
        <w:rtl w:val="0"/>
      </w:rPr>
      <w:t xml:space="preserve">By Wenjie</w:t>
    </w:r>
  </w:p>
  <w:p w:rsidR="00000000" w:rsidDel="00000000" w:rsidP="00000000" w:rsidRDefault="00000000" w:rsidRPr="00000000" w14:paraId="000000F4">
    <w:pPr>
      <w:spacing w:before="200" w:line="360" w:lineRule="auto"/>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11" name="image15.png"/>
          <a:graphic>
            <a:graphicData uri="http://schemas.openxmlformats.org/drawingml/2006/picture">
              <pic:pic>
                <pic:nvPicPr>
                  <pic:cNvPr descr="horizontal line" id="0" name="image15.png"/>
                  <pic:cNvPicPr preferRelativeResize="0"/>
                </pic:nvPicPr>
                <pic:blipFill>
                  <a:blip r:embed="rId1">
                    <a:alphaModFix amt="51000"/>
                  </a:blip>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3.png"/><Relationship Id="rId18" Type="http://schemas.openxmlformats.org/officeDocument/2006/relationships/image" Target="media/image17.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NovaMono-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