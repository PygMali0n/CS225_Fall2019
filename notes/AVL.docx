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rFonts w:ascii="Lora" w:cs="Lora" w:eastAsia="Lora" w:hAnsi="Lora"/>
          <w:b w:val="1"/>
        </w:rPr>
      </w:pPr>
      <w:bookmarkStart w:colFirst="0" w:colLast="0" w:name="_1fs8o4yp4gbo" w:id="0"/>
      <w:bookmarkEnd w:id="0"/>
      <w:ins w:author="Siyuan Ding" w:id="0" w:date="2020-04-14T02:31:11Z">
        <w:r w:rsidDel="00000000" w:rsidR="00000000" w:rsidRPr="00000000">
          <w:rPr>
            <w:rtl w:val="0"/>
          </w:rPr>
          <w:t xml:space="preserve">0</w:t>
        </w:r>
      </w:ins>
      <w:ins w:author="Angelina Boynton" w:id="1" w:date="2020-04-05T04:41:52Z">
        <w:r w:rsidDel="00000000" w:rsidR="00000000" w:rsidRPr="00000000">
          <w:rPr>
            <w:rtl w:val="0"/>
          </w:rPr>
          <w:t xml:space="preserve">  </w:t>
        </w:r>
      </w:ins>
      <w:ins w:author="Kai Zheng" w:id="2" w:date="2020-03-06T06:14:11Z">
        <w:del w:author="Cyril Jazra" w:id="3" w:date="2020-03-28T21:11:23Z">
          <w:r w:rsidDel="00000000" w:rsidR="00000000" w:rsidRPr="00000000">
            <w:rPr>
              <w:rtl w:val="0"/>
            </w:rPr>
            <w:delText xml:space="preserve">=</w:delText>
          </w:r>
        </w:del>
      </w:ins>
      <w:ins w:author="Pranav Burugula" w:id="4" w:date="2020-03-24T21:28:34Z">
        <w:r w:rsidDel="00000000" w:rsidR="00000000" w:rsidRPr="00000000">
          <w:rPr>
            <w:rtl w:val="0"/>
          </w:rPr>
          <w:tab/>
          <w:tab/>
        </w:r>
      </w:ins>
      <w:ins w:author="Jaewook Lee" w:id="5" w:date="2019-12-17T22:56:03Z">
        <w:del w:author="Cyril Jazra" w:id="6" w:date="2020-03-28T21:11:31Z">
          <w:r w:rsidDel="00000000" w:rsidR="00000000" w:rsidRPr="00000000">
            <w:rPr>
              <w:rtl w:val="0"/>
            </w:rPr>
            <w:delText xml:space="preserve">6</w:delText>
          </w:r>
        </w:del>
      </w:ins>
      <w:ins w:author="Madhav Khirwar" w:id="7" w:date="2019-11-11T00:14:11Z">
        <w:del w:author="Jincheng Liu" w:id="8" w:date="2020-03-04T22:40:44Z">
          <w:r w:rsidDel="00000000" w:rsidR="00000000" w:rsidRPr="00000000">
            <w:rPr>
              <w:rtl w:val="0"/>
            </w:rPr>
            <w:delText xml:space="preserve"> </w:delText>
          </w:r>
        </w:del>
      </w:ins>
      <w:r w:rsidDel="00000000" w:rsidR="00000000" w:rsidRPr="00000000">
        <w:rPr>
          <w:rFonts w:ascii="Lora" w:cs="Lora" w:eastAsia="Lora" w:hAnsi="Lora"/>
          <w:b w:val="1"/>
          <w:rtl w:val="0"/>
        </w:rPr>
        <w:t xml:space="preserve">Four BST Rotation</w:t>
      </w:r>
    </w:p>
    <w:p w:rsidR="00000000" w:rsidDel="00000000" w:rsidP="00000000" w:rsidRDefault="00000000" w:rsidRPr="00000000" w14:paraId="00000002">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L, R , LR, RL </w:t>
      </w:r>
    </w:p>
    <w:p w:rsidR="00000000" w:rsidDel="00000000" w:rsidP="00000000" w:rsidRDefault="00000000" w:rsidRPr="00000000" w14:paraId="00000003">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With all rotations, BST properties remain preserved</w:t>
      </w:r>
    </w:p>
    <w:p w:rsidR="00000000" w:rsidDel="00000000" w:rsidP="00000000" w:rsidRDefault="00000000" w:rsidRPr="00000000" w14:paraId="00000004">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Each rotation has constant time complexity</w:t>
      </w:r>
    </w:p>
    <w:p w:rsidR="00000000" w:rsidDel="00000000" w:rsidP="00000000" w:rsidRDefault="00000000" w:rsidRPr="00000000" w14:paraId="00000005">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We know that tree imbalance can be caused by a stick and by an elbow. We fix sticks in previous lecture, and in this part we learn to fix elbow by transforming the elbow into a stick. </w:t>
      </w:r>
    </w:p>
    <w:p w:rsidR="00000000" w:rsidDel="00000000" w:rsidP="00000000" w:rsidRDefault="00000000" w:rsidRPr="00000000" w14:paraId="00000006">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Goal : create a tree with height difference as small as possible</w:t>
      </w:r>
    </w:p>
    <w:p w:rsidR="00000000" w:rsidDel="00000000" w:rsidP="00000000" w:rsidRDefault="00000000" w:rsidRPr="00000000" w14:paraId="00000007">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Then we will have AVL Trees aka balanced BST</w:t>
      </w:r>
    </w:p>
    <w:p w:rsidR="00000000" w:rsidDel="00000000" w:rsidP="00000000" w:rsidRDefault="00000000" w:rsidRPr="00000000" w14:paraId="00000008">
      <w:pPr>
        <w:pStyle w:val="Heading4"/>
        <w:rPr>
          <w:rFonts w:ascii="Lora" w:cs="Lora" w:eastAsia="Lora" w:hAnsi="Lora"/>
          <w:b w:val="1"/>
        </w:rPr>
      </w:pPr>
      <w:bookmarkStart w:colFirst="0" w:colLast="0" w:name="_2wmsrsfpnltw" w:id="1"/>
      <w:bookmarkEnd w:id="1"/>
      <w:r w:rsidDel="00000000" w:rsidR="00000000" w:rsidRPr="00000000">
        <w:rPr>
          <w:rFonts w:ascii="Lora" w:cs="Lora" w:eastAsia="Lora" w:hAnsi="Lora"/>
          <w:b w:val="1"/>
          <w:rtl w:val="0"/>
        </w:rPr>
        <w:t xml:space="preserve">AVL Tree consideration</w:t>
      </w:r>
    </w:p>
    <w:p w:rsidR="00000000" w:rsidDel="00000000" w:rsidP="00000000" w:rsidRDefault="00000000" w:rsidRPr="00000000" w14:paraId="00000009">
      <w:pPr>
        <w:numPr>
          <w:ilvl w:val="0"/>
          <w:numId w:val="1"/>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Four rotations</w:t>
      </w:r>
    </w:p>
    <w:p w:rsidR="00000000" w:rsidDel="00000000" w:rsidP="00000000" w:rsidRDefault="00000000" w:rsidRPr="00000000" w14:paraId="0000000A">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Simple rotations: stick</w:t>
      </w:r>
    </w:p>
    <w:p w:rsidR="00000000" w:rsidDel="00000000" w:rsidP="00000000" w:rsidRDefault="00000000" w:rsidRPr="00000000" w14:paraId="0000000B">
      <w:pPr>
        <w:numPr>
          <w:ilvl w:val="1"/>
          <w:numId w:val="1"/>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Complex rotations: elbow</w:t>
      </w:r>
    </w:p>
    <w:p w:rsidR="00000000" w:rsidDel="00000000" w:rsidP="00000000" w:rsidRDefault="00000000" w:rsidRPr="00000000" w14:paraId="0000000C">
      <w:pPr>
        <w:numPr>
          <w:ilvl w:val="0"/>
          <w:numId w:val="1"/>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Maintain height of tree</w:t>
      </w:r>
    </w:p>
    <w:p w:rsidR="00000000" w:rsidDel="00000000" w:rsidP="00000000" w:rsidRDefault="00000000" w:rsidRPr="00000000" w14:paraId="0000000D">
      <w:pPr>
        <w:numPr>
          <w:ilvl w:val="0"/>
          <w:numId w:val="1"/>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Detect imbalance of tree</w:t>
      </w:r>
    </w:p>
    <w:p w:rsidR="00000000" w:rsidDel="00000000" w:rsidP="00000000" w:rsidRDefault="00000000" w:rsidRPr="00000000" w14:paraId="0000000E">
      <w:pPr>
        <w:rPr>
          <w:rFonts w:ascii="Lora" w:cs="Lora" w:eastAsia="Lora" w:hAnsi="Lora"/>
          <w:b w:val="1"/>
          <w:color w:val="666666"/>
        </w:rPr>
      </w:pPr>
      <w:r w:rsidDel="00000000" w:rsidR="00000000" w:rsidRPr="00000000">
        <w:rPr>
          <w:rtl w:val="0"/>
        </w:rPr>
      </w:r>
    </w:p>
    <w:p w:rsidR="00000000" w:rsidDel="00000000" w:rsidP="00000000" w:rsidRDefault="00000000" w:rsidRPr="00000000" w14:paraId="0000000F">
      <w:pPr>
        <w:rPr>
          <w:rFonts w:ascii="Lora" w:cs="Lora" w:eastAsia="Lora" w:hAnsi="Lora"/>
          <w:b w:val="1"/>
          <w:color w:val="666666"/>
        </w:rPr>
      </w:pPr>
      <w:r w:rsidDel="00000000" w:rsidR="00000000" w:rsidRPr="00000000">
        <w:rPr>
          <w:rFonts w:ascii="Lora" w:cs="Lora" w:eastAsia="Lora" w:hAnsi="Lora"/>
          <w:b w:val="1"/>
          <w:color w:val="666666"/>
          <w:rtl w:val="0"/>
        </w:rPr>
        <w:t xml:space="preserve">Rotations</w:t>
      </w:r>
    </w:p>
    <w:p w:rsidR="00000000" w:rsidDel="00000000" w:rsidP="00000000" w:rsidRDefault="00000000" w:rsidRPr="00000000" w14:paraId="00000010">
      <w:pPr>
        <w:numPr>
          <w:ilvl w:val="0"/>
          <w:numId w:val="2"/>
        </w:numPr>
        <w:ind w:left="720" w:hanging="360"/>
        <w:rPr>
          <w:color w:val="666666"/>
        </w:rPr>
      </w:pPr>
      <w:r w:rsidDel="00000000" w:rsidR="00000000" w:rsidRPr="00000000">
        <w:rPr>
          <w:rFonts w:ascii="Lora" w:cs="Lora" w:eastAsia="Lora" w:hAnsi="Lora"/>
          <w:b w:val="1"/>
          <w:color w:val="666666"/>
          <w:u w:val="single"/>
          <w:rtl w:val="0"/>
        </w:rPr>
        <w:t xml:space="preserve">Theorem 1</w:t>
      </w:r>
      <w:r w:rsidDel="00000000" w:rsidR="00000000" w:rsidRPr="00000000">
        <w:rPr>
          <w:rFonts w:ascii="Lora" w:cs="Lora" w:eastAsia="Lora" w:hAnsi="Lora"/>
          <w:b w:val="1"/>
          <w:color w:val="666666"/>
          <w:rtl w:val="0"/>
        </w:rPr>
        <w:t xml:space="preserve">: If an insertion occurred in subtrees t</w:t>
      </w:r>
      <w:r w:rsidDel="00000000" w:rsidR="00000000" w:rsidRPr="00000000">
        <w:rPr>
          <w:rFonts w:ascii="Lora" w:cs="Lora" w:eastAsia="Lora" w:hAnsi="Lora"/>
          <w:b w:val="1"/>
          <w:color w:val="666666"/>
          <w:vertAlign w:val="subscript"/>
          <w:rtl w:val="0"/>
        </w:rPr>
        <w:t xml:space="preserve">3</w:t>
      </w:r>
      <w:r w:rsidDel="00000000" w:rsidR="00000000" w:rsidRPr="00000000">
        <w:rPr>
          <w:rFonts w:ascii="Lora" w:cs="Lora" w:eastAsia="Lora" w:hAnsi="Lora"/>
          <w:b w:val="1"/>
          <w:color w:val="666666"/>
          <w:rtl w:val="0"/>
        </w:rPr>
        <w:t xml:space="preserve"> or t</w:t>
      </w:r>
      <w:r w:rsidDel="00000000" w:rsidR="00000000" w:rsidRPr="00000000">
        <w:rPr>
          <w:rFonts w:ascii="Lora" w:cs="Lora" w:eastAsia="Lora" w:hAnsi="Lora"/>
          <w:b w:val="1"/>
          <w:color w:val="666666"/>
          <w:vertAlign w:val="subscript"/>
          <w:rtl w:val="0"/>
        </w:rPr>
        <w:t xml:space="preserve">4</w:t>
      </w:r>
      <w:r w:rsidDel="00000000" w:rsidR="00000000" w:rsidRPr="00000000">
        <w:rPr>
          <w:rFonts w:ascii="Nova Mono" w:cs="Nova Mono" w:eastAsia="Nova Mono" w:hAnsi="Nova Mono"/>
          <w:b w:val="1"/>
          <w:color w:val="666666"/>
          <w:rtl w:val="0"/>
        </w:rPr>
        <w:t xml:space="preserve">, and an imbalance was detected at t, then a LEFT rotation about t restores the balance of the tree. We gauge this by noting the balance factor of t→right is 1.</w:t>
      </w:r>
    </w:p>
    <w:p w:rsidR="00000000" w:rsidDel="00000000" w:rsidP="00000000" w:rsidRDefault="00000000" w:rsidRPr="00000000" w14:paraId="00000011">
      <w:pPr>
        <w:rPr>
          <w:rFonts w:ascii="Lora" w:cs="Lora" w:eastAsia="Lora" w:hAnsi="Lora"/>
          <w:color w:val="666666"/>
        </w:rPr>
      </w:pPr>
      <w:r w:rsidDel="00000000" w:rsidR="00000000" w:rsidRPr="00000000">
        <w:rPr>
          <w:rtl w:val="0"/>
        </w:rPr>
      </w:r>
    </w:p>
    <w:p w:rsidR="00000000" w:rsidDel="00000000" w:rsidP="00000000" w:rsidRDefault="00000000" w:rsidRPr="00000000" w14:paraId="00000012">
      <w:pPr>
        <w:rPr>
          <w:rFonts w:ascii="Lora" w:cs="Lora" w:eastAsia="Lora" w:hAnsi="Lora"/>
          <w:color w:val="666666"/>
        </w:rPr>
      </w:pPr>
      <w:r w:rsidDel="00000000" w:rsidR="00000000" w:rsidRPr="00000000">
        <w:rPr>
          <w:rFonts w:ascii="Lora" w:cs="Lora" w:eastAsia="Lora" w:hAnsi="Lora"/>
          <w:color w:val="666666"/>
          <w:rtl w:val="0"/>
        </w:rPr>
        <w:t xml:space="preserve">1. We identified the lowest point                       2. Let h(T</w:t>
      </w:r>
      <w:r w:rsidDel="00000000" w:rsidR="00000000" w:rsidRPr="00000000">
        <w:rPr>
          <w:rFonts w:ascii="Lora" w:cs="Lora" w:eastAsia="Lora" w:hAnsi="Lora"/>
          <w:color w:val="666666"/>
          <w:vertAlign w:val="subscript"/>
          <w:rtl w:val="0"/>
        </w:rPr>
        <w:t xml:space="preserve">L</w:t>
      </w:r>
      <w:r w:rsidDel="00000000" w:rsidR="00000000" w:rsidRPr="00000000">
        <w:rPr>
          <w:rFonts w:ascii="Lora" w:cs="Lora" w:eastAsia="Lora" w:hAnsi="Lora"/>
          <w:color w:val="666666"/>
          <w:rtl w:val="0"/>
        </w:rPr>
        <w:t xml:space="preserve">)=k. Since we inserted at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b w:val="1"/>
          <w:color w:val="666666"/>
          <w:vertAlign w:val="subscript"/>
          <w:rtl w:val="0"/>
        </w:rPr>
        <w:t xml:space="preserve">3</w:t>
      </w:r>
      <w:r w:rsidDel="00000000" w:rsidR="00000000" w:rsidRPr="00000000">
        <w:rPr>
          <w:rFonts w:ascii="Lora" w:cs="Lora" w:eastAsia="Lora" w:hAnsi="Lora"/>
          <w:color w:val="666666"/>
          <w:rtl w:val="0"/>
        </w:rPr>
        <w:t xml:space="preserve"> or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b w:val="1"/>
          <w:color w:val="666666"/>
          <w:vertAlign w:val="subscript"/>
          <w:rtl w:val="0"/>
        </w:rPr>
        <w:t xml:space="preserve">4</w:t>
      </w:r>
      <w:r w:rsidDel="00000000" w:rsidR="00000000" w:rsidRPr="00000000">
        <w:rPr>
          <w:rFonts w:ascii="Lora" w:cs="Lora" w:eastAsia="Lora" w:hAnsi="Lora"/>
          <w:color w:val="666666"/>
          <w:rtl w:val="0"/>
        </w:rPr>
        <w:t xml:space="preserve"> and</w:t>
      </w:r>
    </w:p>
    <w:p w:rsidR="00000000" w:rsidDel="00000000" w:rsidP="00000000" w:rsidRDefault="00000000" w:rsidRPr="00000000" w14:paraId="00000013">
      <w:pPr>
        <w:rPr>
          <w:rFonts w:ascii="Lora" w:cs="Lora" w:eastAsia="Lora" w:hAnsi="Lora"/>
          <w:color w:val="666666"/>
        </w:rPr>
      </w:pPr>
      <w:r w:rsidDel="00000000" w:rsidR="00000000" w:rsidRPr="00000000">
        <w:rPr>
          <w:rFonts w:ascii="Lora" w:cs="Lora" w:eastAsia="Lora" w:hAnsi="Lora"/>
          <w:color w:val="666666"/>
          <w:rtl w:val="0"/>
        </w:rPr>
        <w:t xml:space="preserve">    of imbalance, which means b=2.                         balance at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color w:val="666666"/>
          <w:rtl w:val="0"/>
        </w:rPr>
        <w:t xml:space="preserve"> is 2, h(T</w:t>
      </w:r>
      <w:r w:rsidDel="00000000" w:rsidR="00000000" w:rsidRPr="00000000">
        <w:rPr>
          <w:rFonts w:ascii="Lora" w:cs="Lora" w:eastAsia="Lora" w:hAnsi="Lora"/>
          <w:color w:val="666666"/>
          <w:vertAlign w:val="subscript"/>
          <w:rtl w:val="0"/>
        </w:rPr>
        <w:t xml:space="preserve">R</w:t>
      </w:r>
      <w:r w:rsidDel="00000000" w:rsidR="00000000" w:rsidRPr="00000000">
        <w:rPr>
          <w:rFonts w:ascii="Lora" w:cs="Lora" w:eastAsia="Lora" w:hAnsi="Lora"/>
          <w:color w:val="666666"/>
          <w:rtl w:val="0"/>
        </w:rPr>
        <w:t xml:space="preserve">)=k+2. </w:t>
      </w:r>
      <w:ins w:author="Xiangyi Tang" w:id="9" w:date="2020-04-13T18:35:00Z">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228600</wp:posOffset>
              </wp:positionV>
              <wp:extent cx="1784244" cy="193833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84244" cy="1938338"/>
                      </a:xfrm>
                      <a:prstGeom prst="rect"/>
                      <a:ln/>
                    </pic:spPr>
                  </pic:pic>
                </a:graphicData>
              </a:graphic>
            </wp:anchor>
          </w:drawing>
        </w:r>
      </w:ins>
    </w:p>
    <w:p w:rsidR="00000000" w:rsidDel="00000000" w:rsidP="00000000" w:rsidRDefault="00000000" w:rsidRPr="00000000" w14:paraId="00000014">
      <w:pPr>
        <w:ind w:firstLine="720"/>
        <w:rPr>
          <w:rFonts w:ascii="Lora" w:cs="Lora" w:eastAsia="Lora" w:hAnsi="Lora"/>
          <w:color w:val="666666"/>
        </w:rPr>
      </w:pPr>
      <w:del w:author="Xiangyi Tang" w:id="9" w:date="2020-04-13T18:35:00Z">
        <w:r w:rsidDel="00000000" w:rsidR="00000000" w:rsidRPr="00000000">
          <w:rPr>
            <w:rFonts w:ascii="Lora" w:cs="Lora" w:eastAsia="Lora" w:hAnsi="Lora"/>
            <w:color w:val="666666"/>
          </w:rPr>
          <w:drawing>
            <wp:inline distB="114300" distT="114300" distL="114300" distR="114300">
              <wp:extent cx="1784244" cy="1938338"/>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84244" cy="1938338"/>
                      </a:xfrm>
                      <a:prstGeom prst="rect"/>
                      <a:ln/>
                    </pic:spPr>
                  </pic:pic>
                </a:graphicData>
              </a:graphic>
            </wp:inline>
          </w:drawing>
        </w:r>
      </w:del>
      <w:r w:rsidDel="00000000" w:rsidR="00000000" w:rsidRPr="00000000">
        <w:rPr>
          <w:rFonts w:ascii="Lora" w:cs="Lora" w:eastAsia="Lora" w:hAnsi="Lora"/>
          <w:color w:val="666666"/>
          <w:rtl w:val="0"/>
        </w:rPr>
        <w:t xml:space="preserve">   </w:t>
        <w:tab/>
        <w:tab/>
      </w:r>
      <w:r w:rsidDel="00000000" w:rsidR="00000000" w:rsidRPr="00000000">
        <w:rPr>
          <w:rFonts w:ascii="Lora" w:cs="Lora" w:eastAsia="Lora" w:hAnsi="Lora"/>
          <w:color w:val="666666"/>
        </w:rPr>
        <w:drawing>
          <wp:inline distB="114300" distT="114300" distL="114300" distR="114300">
            <wp:extent cx="2257243" cy="1957388"/>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57243"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Lora" w:cs="Lora" w:eastAsia="Lora" w:hAnsi="Lora"/>
          <w:color w:val="666666"/>
        </w:rPr>
      </w:pPr>
      <w:r w:rsidDel="00000000" w:rsidR="00000000" w:rsidRPr="00000000">
        <w:rPr>
          <w:rtl w:val="0"/>
        </w:rPr>
      </w:r>
    </w:p>
    <w:p w:rsidR="00000000" w:rsidDel="00000000" w:rsidP="00000000" w:rsidRDefault="00000000" w:rsidRPr="00000000" w14:paraId="00000016">
      <w:pPr>
        <w:rPr>
          <w:rFonts w:ascii="Lora" w:cs="Lora" w:eastAsia="Lora" w:hAnsi="Lora"/>
          <w:b w:val="1"/>
          <w:color w:val="666666"/>
        </w:rPr>
      </w:pPr>
      <w:r w:rsidDel="00000000" w:rsidR="00000000" w:rsidRPr="00000000">
        <w:rPr>
          <w:rFonts w:ascii="Nova Mono" w:cs="Nova Mono" w:eastAsia="Nova Mono" w:hAnsi="Nova Mono"/>
          <w:b w:val="1"/>
          <w:color w:val="666666"/>
          <w:rtl w:val="0"/>
        </w:rPr>
        <w:t xml:space="preserve">3. If b(t→right) = 2, then we would have detected it as the lowest point of imbalance. Therefore, b(t→right) &lt; 2. If b(t→right) = -1, it would mean that the tree is leaning to the left, but we said we are inserting to the right. Therefore, b(t→right) &gt; -1. Since we have  b(t) = 2, we know that b(t→right) cannot be 0 because it is not balanced. Therefore, b(t→right) = 1.</w:t>
      </w:r>
    </w:p>
    <w:p w:rsidR="00000000" w:rsidDel="00000000" w:rsidP="00000000" w:rsidRDefault="00000000" w:rsidRPr="00000000" w14:paraId="00000017">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2063689" cy="2071688"/>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6368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color w:val="666666"/>
        </w:rPr>
      </w:pPr>
      <w:r w:rsidDel="00000000" w:rsidR="00000000" w:rsidRPr="00000000">
        <w:rPr>
          <w:rFonts w:ascii="Lora" w:cs="Lora" w:eastAsia="Lora" w:hAnsi="Lora"/>
          <w:b w:val="1"/>
          <w:color w:val="666666"/>
          <w:u w:val="single"/>
          <w:rtl w:val="0"/>
        </w:rPr>
        <w:t xml:space="preserve">Theorem 2</w:t>
      </w:r>
      <w:r w:rsidDel="00000000" w:rsidR="00000000" w:rsidRPr="00000000">
        <w:rPr>
          <w:rFonts w:ascii="Lora" w:cs="Lora" w:eastAsia="Lora" w:hAnsi="Lora"/>
          <w:b w:val="1"/>
          <w:color w:val="666666"/>
          <w:rtl w:val="0"/>
        </w:rPr>
        <w:t xml:space="preserve">: If an insertion occurred in subtrees t</w:t>
      </w:r>
      <w:r w:rsidDel="00000000" w:rsidR="00000000" w:rsidRPr="00000000">
        <w:rPr>
          <w:rFonts w:ascii="Lora" w:cs="Lora" w:eastAsia="Lora" w:hAnsi="Lora"/>
          <w:b w:val="1"/>
          <w:color w:val="666666"/>
          <w:vertAlign w:val="subscript"/>
          <w:rtl w:val="0"/>
        </w:rPr>
        <w:t xml:space="preserve">2</w:t>
      </w:r>
      <w:r w:rsidDel="00000000" w:rsidR="00000000" w:rsidRPr="00000000">
        <w:rPr>
          <w:rFonts w:ascii="Lora" w:cs="Lora" w:eastAsia="Lora" w:hAnsi="Lora"/>
          <w:b w:val="1"/>
          <w:color w:val="666666"/>
          <w:rtl w:val="0"/>
        </w:rPr>
        <w:t xml:space="preserve"> or t</w:t>
      </w:r>
      <w:r w:rsidDel="00000000" w:rsidR="00000000" w:rsidRPr="00000000">
        <w:rPr>
          <w:rFonts w:ascii="Lora" w:cs="Lora" w:eastAsia="Lora" w:hAnsi="Lora"/>
          <w:b w:val="1"/>
          <w:color w:val="666666"/>
          <w:vertAlign w:val="subscript"/>
          <w:rtl w:val="0"/>
        </w:rPr>
        <w:t xml:space="preserve">3</w:t>
      </w:r>
      <w:r w:rsidDel="00000000" w:rsidR="00000000" w:rsidRPr="00000000">
        <w:rPr>
          <w:rFonts w:ascii="Lora" w:cs="Lora" w:eastAsia="Lora" w:hAnsi="Lora"/>
          <w:b w:val="1"/>
          <w:color w:val="666666"/>
          <w:rtl w:val="0"/>
        </w:rPr>
        <w:t xml:space="preserve">, and an imbalance was detected at t, then a RIGHT-LEFT rotation about t restores the balance of the tree.</w:t>
      </w:r>
    </w:p>
    <w:p w:rsidR="00000000" w:rsidDel="00000000" w:rsidP="00000000" w:rsidRDefault="00000000" w:rsidRPr="00000000" w14:paraId="00000019">
      <w:pPr>
        <w:numPr>
          <w:ilvl w:val="1"/>
          <w:numId w:val="2"/>
        </w:numPr>
        <w:ind w:left="1440" w:hanging="360"/>
        <w:rPr>
          <w:rFonts w:ascii="Lora" w:cs="Lora" w:eastAsia="Lora" w:hAnsi="Lora"/>
          <w:b w:val="1"/>
          <w:color w:val="666666"/>
        </w:rPr>
      </w:pPr>
      <w:r w:rsidDel="00000000" w:rsidR="00000000" w:rsidRPr="00000000">
        <w:rPr>
          <w:rFonts w:ascii="Nova Mono" w:cs="Nova Mono" w:eastAsia="Nova Mono" w:hAnsi="Nova Mono"/>
          <w:b w:val="1"/>
          <w:color w:val="666666"/>
          <w:rtl w:val="0"/>
        </w:rPr>
        <w:t xml:space="preserve">We gauge this by noting the balance factor of t→right is -1.</w:t>
      </w:r>
    </w:p>
    <w:p w:rsidR="00000000" w:rsidDel="00000000" w:rsidP="00000000" w:rsidRDefault="00000000" w:rsidRPr="00000000" w14:paraId="0000001A">
      <w:pPr>
        <w:rPr>
          <w:rFonts w:ascii="Lora" w:cs="Lora" w:eastAsia="Lora" w:hAnsi="Lora"/>
          <w:b w:val="1"/>
          <w:color w:val="666666"/>
        </w:rPr>
      </w:pPr>
      <w:r w:rsidDel="00000000" w:rsidR="00000000" w:rsidRPr="00000000">
        <w:rPr>
          <w:rtl w:val="0"/>
        </w:rPr>
      </w:r>
    </w:p>
    <w:p w:rsidR="00000000" w:rsidDel="00000000" w:rsidP="00000000" w:rsidRDefault="00000000" w:rsidRPr="00000000" w14:paraId="0000001B">
      <w:pPr>
        <w:rPr>
          <w:rFonts w:ascii="Lora" w:cs="Lora" w:eastAsia="Lora" w:hAnsi="Lora"/>
          <w:color w:val="666666"/>
        </w:rPr>
      </w:pPr>
      <w:r w:rsidDel="00000000" w:rsidR="00000000" w:rsidRPr="00000000">
        <w:rPr>
          <w:rFonts w:ascii="Lora" w:cs="Lora" w:eastAsia="Lora" w:hAnsi="Lora"/>
          <w:color w:val="666666"/>
          <w:rtl w:val="0"/>
        </w:rPr>
        <w:t xml:space="preserve">1. We identified the lowest point                       2. Let h(T</w:t>
      </w:r>
      <w:r w:rsidDel="00000000" w:rsidR="00000000" w:rsidRPr="00000000">
        <w:rPr>
          <w:rFonts w:ascii="Lora" w:cs="Lora" w:eastAsia="Lora" w:hAnsi="Lora"/>
          <w:color w:val="666666"/>
          <w:vertAlign w:val="subscript"/>
          <w:rtl w:val="0"/>
        </w:rPr>
        <w:t xml:space="preserve">L</w:t>
      </w:r>
      <w:r w:rsidDel="00000000" w:rsidR="00000000" w:rsidRPr="00000000">
        <w:rPr>
          <w:rFonts w:ascii="Lora" w:cs="Lora" w:eastAsia="Lora" w:hAnsi="Lora"/>
          <w:color w:val="666666"/>
          <w:rtl w:val="0"/>
        </w:rPr>
        <w:t xml:space="preserve">)=k. Since we inserted at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b w:val="1"/>
          <w:color w:val="666666"/>
          <w:vertAlign w:val="subscript"/>
          <w:rtl w:val="0"/>
        </w:rPr>
        <w:t xml:space="preserve">2</w:t>
      </w:r>
      <w:r w:rsidDel="00000000" w:rsidR="00000000" w:rsidRPr="00000000">
        <w:rPr>
          <w:rFonts w:ascii="Lora" w:cs="Lora" w:eastAsia="Lora" w:hAnsi="Lora"/>
          <w:color w:val="666666"/>
          <w:rtl w:val="0"/>
        </w:rPr>
        <w:t xml:space="preserve"> or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b w:val="1"/>
          <w:color w:val="666666"/>
          <w:vertAlign w:val="subscript"/>
          <w:rtl w:val="0"/>
        </w:rPr>
        <w:t xml:space="preserve">3</w:t>
      </w:r>
      <w:r w:rsidDel="00000000" w:rsidR="00000000" w:rsidRPr="00000000">
        <w:rPr>
          <w:rFonts w:ascii="Lora" w:cs="Lora" w:eastAsia="Lora" w:hAnsi="Lora"/>
          <w:color w:val="666666"/>
          <w:rtl w:val="0"/>
        </w:rPr>
        <w:t xml:space="preserve"> and</w:t>
      </w:r>
    </w:p>
    <w:p w:rsidR="00000000" w:rsidDel="00000000" w:rsidP="00000000" w:rsidRDefault="00000000" w:rsidRPr="00000000" w14:paraId="0000001C">
      <w:pPr>
        <w:rPr>
          <w:rFonts w:ascii="Lora" w:cs="Lora" w:eastAsia="Lora" w:hAnsi="Lora"/>
          <w:color w:val="666666"/>
        </w:rPr>
      </w:pPr>
      <w:r w:rsidDel="00000000" w:rsidR="00000000" w:rsidRPr="00000000">
        <w:rPr>
          <w:rFonts w:ascii="Lora" w:cs="Lora" w:eastAsia="Lora" w:hAnsi="Lora"/>
          <w:color w:val="666666"/>
          <w:rtl w:val="0"/>
        </w:rPr>
        <w:t xml:space="preserve">    of imbalance, which means b=2.                      balance at </w:t>
      </w:r>
      <w:r w:rsidDel="00000000" w:rsidR="00000000" w:rsidRPr="00000000">
        <w:rPr>
          <w:rFonts w:ascii="Lora" w:cs="Lora" w:eastAsia="Lora" w:hAnsi="Lora"/>
          <w:b w:val="1"/>
          <w:color w:val="666666"/>
          <w:rtl w:val="0"/>
        </w:rPr>
        <w:t xml:space="preserve">t</w:t>
      </w:r>
      <w:r w:rsidDel="00000000" w:rsidR="00000000" w:rsidRPr="00000000">
        <w:rPr>
          <w:rFonts w:ascii="Lora" w:cs="Lora" w:eastAsia="Lora" w:hAnsi="Lora"/>
          <w:color w:val="666666"/>
          <w:rtl w:val="0"/>
        </w:rPr>
        <w:t xml:space="preserve"> is 2, h(T</w:t>
      </w:r>
      <w:r w:rsidDel="00000000" w:rsidR="00000000" w:rsidRPr="00000000">
        <w:rPr>
          <w:rFonts w:ascii="Lora" w:cs="Lora" w:eastAsia="Lora" w:hAnsi="Lora"/>
          <w:color w:val="666666"/>
          <w:vertAlign w:val="subscript"/>
          <w:rtl w:val="0"/>
        </w:rPr>
        <w:t xml:space="preserve">R</w:t>
      </w:r>
      <w:r w:rsidDel="00000000" w:rsidR="00000000" w:rsidRPr="00000000">
        <w:rPr>
          <w:rFonts w:ascii="Lora" w:cs="Lora" w:eastAsia="Lora" w:hAnsi="Lora"/>
          <w:color w:val="666666"/>
          <w:rtl w:val="0"/>
        </w:rPr>
        <w:t xml:space="preserve">)=k+2.</w:t>
      </w:r>
    </w:p>
    <w:p w:rsidR="00000000" w:rsidDel="00000000" w:rsidP="00000000" w:rsidRDefault="00000000" w:rsidRPr="00000000" w14:paraId="0000001D">
      <w:pP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1841897" cy="2414588"/>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841897" cy="2414588"/>
                    </a:xfrm>
                    <a:prstGeom prst="rect"/>
                    <a:ln/>
                  </pic:spPr>
                </pic:pic>
              </a:graphicData>
            </a:graphic>
          </wp:inline>
        </w:drawing>
      </w:r>
      <w:r w:rsidDel="00000000" w:rsidR="00000000" w:rsidRPr="00000000">
        <w:rPr>
          <w:rFonts w:ascii="Lora" w:cs="Lora" w:eastAsia="Lora" w:hAnsi="Lora"/>
          <w:color w:val="666666"/>
          <w:rtl w:val="0"/>
        </w:rPr>
        <w:t xml:space="preserve">             </w:t>
      </w:r>
      <w:r w:rsidDel="00000000" w:rsidR="00000000" w:rsidRPr="00000000">
        <w:rPr>
          <w:rFonts w:ascii="Lora" w:cs="Lora" w:eastAsia="Lora" w:hAnsi="Lora"/>
          <w:color w:val="666666"/>
        </w:rPr>
        <w:drawing>
          <wp:inline distB="114300" distT="114300" distL="114300" distR="114300">
            <wp:extent cx="2375538" cy="2366963"/>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75538"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Lora" w:cs="Lora" w:eastAsia="Lora" w:hAnsi="Lora"/>
          <w:b w:val="1"/>
          <w:color w:val="666666"/>
        </w:rPr>
      </w:pPr>
      <w:r w:rsidDel="00000000" w:rsidR="00000000" w:rsidRPr="00000000">
        <w:rPr>
          <w:rtl w:val="0"/>
        </w:rPr>
      </w:r>
    </w:p>
    <w:p w:rsidR="00000000" w:rsidDel="00000000" w:rsidP="00000000" w:rsidRDefault="00000000" w:rsidRPr="00000000" w14:paraId="0000001F">
      <w:pPr>
        <w:rPr>
          <w:rFonts w:ascii="Lora" w:cs="Lora" w:eastAsia="Lora" w:hAnsi="Lora"/>
          <w:b w:val="1"/>
          <w:color w:val="666666"/>
        </w:rPr>
      </w:pPr>
      <w:r w:rsidDel="00000000" w:rsidR="00000000" w:rsidRPr="00000000">
        <w:rPr>
          <w:rFonts w:ascii="Nova Mono" w:cs="Nova Mono" w:eastAsia="Nova Mono" w:hAnsi="Nova Mono"/>
          <w:b w:val="1"/>
          <w:color w:val="666666"/>
          <w:rtl w:val="0"/>
        </w:rPr>
        <w:t xml:space="preserve">3. Similarly to the third step in Theorem 1, the balance of t→left cannot be 2 because t→left is not the lowest point of imbalance. Furthermore, t→left cannot be 1 because the insertion is done on the left side of the t→left. Therefore, the only value that shows imbalance is b(t→left) = -1.</w:t>
      </w:r>
    </w:p>
    <w:p w:rsidR="00000000" w:rsidDel="00000000" w:rsidP="00000000" w:rsidRDefault="00000000" w:rsidRPr="00000000" w14:paraId="00000020">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2135007" cy="2500313"/>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3500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Lora" w:cs="Lora" w:eastAsia="Lora" w:hAnsi="Lora"/>
          <w:color w:val="666666"/>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Both of these theorems involve two steps:</w:t>
      </w:r>
    </w:p>
    <w:p w:rsidR="00000000" w:rsidDel="00000000" w:rsidP="00000000" w:rsidRDefault="00000000" w:rsidRPr="00000000" w14:paraId="00000023">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Identify the point of imbalance.</w:t>
      </w:r>
    </w:p>
    <w:p w:rsidR="00000000" w:rsidDel="00000000" w:rsidP="00000000" w:rsidRDefault="00000000" w:rsidRPr="00000000" w14:paraId="00000024">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Apply rules to determine what kind of rotation to use.</w:t>
      </w:r>
    </w:p>
    <w:p w:rsidR="00000000" w:rsidDel="00000000" w:rsidP="00000000" w:rsidRDefault="00000000" w:rsidRPr="00000000" w14:paraId="00000025">
      <w:pPr>
        <w:ind w:left="0" w:firstLine="0"/>
        <w:rPr>
          <w:rFonts w:ascii="Lora" w:cs="Lora" w:eastAsia="Lora" w:hAnsi="Lora"/>
          <w:color w:val="666666"/>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The two theorems we introduced offer solutions for only two rotations, but we learned that there are four rotations. Luckily, the other two rotations (R and LR) are just mirrors of the L and RL. </w:t>
      </w:r>
    </w:p>
    <w:p w:rsidR="00000000" w:rsidDel="00000000" w:rsidP="00000000" w:rsidRDefault="00000000" w:rsidRPr="00000000" w14:paraId="00000027">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In fact, if we know one rotation we know all four: For example, if we know L, then R is a mirror of L; RL and LR are just combinations of L and R. </w:t>
      </w:r>
    </w:p>
    <w:p w:rsidR="00000000" w:rsidDel="00000000" w:rsidP="00000000" w:rsidRDefault="00000000" w:rsidRPr="00000000" w14:paraId="00000028">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2490788" cy="2149457"/>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90788" cy="21494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Lora" w:cs="Lora" w:eastAsia="Lora" w:hAnsi="Lora"/>
          <w:b w:val="1"/>
          <w:color w:val="666666"/>
        </w:rPr>
      </w:pPr>
      <w:r w:rsidDel="00000000" w:rsidR="00000000" w:rsidRPr="00000000">
        <w:rPr>
          <w:rFonts w:ascii="Lora" w:cs="Lora" w:eastAsia="Lora" w:hAnsi="Lora"/>
          <w:b w:val="1"/>
          <w:color w:val="666666"/>
          <w:rtl w:val="0"/>
        </w:rPr>
        <w:t xml:space="preserve">Insertion of AVL</w:t>
      </w:r>
    </w:p>
    <w:p w:rsidR="00000000" w:rsidDel="00000000" w:rsidP="00000000" w:rsidRDefault="00000000" w:rsidRPr="00000000" w14:paraId="0000002A">
      <w:pPr>
        <w:numPr>
          <w:ilvl w:val="0"/>
          <w:numId w:val="3"/>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How do we maintain the tree height?</w:t>
      </w:r>
    </w:p>
    <w:p w:rsidR="00000000" w:rsidDel="00000000" w:rsidP="00000000" w:rsidRDefault="00000000" w:rsidRPr="00000000" w14:paraId="0000002B">
      <w:pPr>
        <w:numPr>
          <w:ilvl w:val="0"/>
          <w:numId w:val="3"/>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Use BST insert</w:t>
      </w:r>
    </w:p>
    <w:p w:rsidR="00000000" w:rsidDel="00000000" w:rsidP="00000000" w:rsidRDefault="00000000" w:rsidRPr="00000000" w14:paraId="0000002C">
      <w:pPr>
        <w:numPr>
          <w:ilvl w:val="0"/>
          <w:numId w:val="3"/>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As we recurse back:</w:t>
      </w:r>
    </w:p>
    <w:p w:rsidR="00000000" w:rsidDel="00000000" w:rsidP="00000000" w:rsidRDefault="00000000" w:rsidRPr="00000000" w14:paraId="0000002D">
      <w:pPr>
        <w:numPr>
          <w:ilvl w:val="1"/>
          <w:numId w:val="3"/>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Check for imbalance.</w:t>
      </w:r>
    </w:p>
    <w:p w:rsidR="00000000" w:rsidDel="00000000" w:rsidP="00000000" w:rsidRDefault="00000000" w:rsidRPr="00000000" w14:paraId="0000002E">
      <w:pPr>
        <w:numPr>
          <w:ilvl w:val="1"/>
          <w:numId w:val="3"/>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Correct it (do rotations).</w:t>
      </w:r>
    </w:p>
    <w:p w:rsidR="00000000" w:rsidDel="00000000" w:rsidP="00000000" w:rsidRDefault="00000000" w:rsidRPr="00000000" w14:paraId="0000002F">
      <w:pPr>
        <w:numPr>
          <w:ilvl w:val="1"/>
          <w:numId w:val="3"/>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Update height.</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8490"/>
        <w:tblGridChange w:id="0">
          <w:tblGrid>
            <w:gridCol w:w="510"/>
            <w:gridCol w:w="8490"/>
          </w:tblGrid>
        </w:tblGridChange>
      </w:tblGrid>
      <w:tr>
        <w:trPr>
          <w:trHeight w:val="420" w:hRule="atLeast"/>
        </w:trPr>
        <w:tc>
          <w:tcPr>
            <w:gridSpan w:val="2"/>
            <w:shd w:fill="b6d7a8"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AVLTree.cpp</w:t>
            </w:r>
          </w:p>
        </w:tc>
      </w:tr>
      <w:tr>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w:t>
            </w:r>
          </w:p>
          <w:p w:rsidR="00000000" w:rsidDel="00000000" w:rsidP="00000000" w:rsidRDefault="00000000" w:rsidRPr="00000000" w14:paraId="00000033">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2</w:t>
            </w:r>
          </w:p>
          <w:p w:rsidR="00000000" w:rsidDel="00000000" w:rsidP="00000000" w:rsidRDefault="00000000" w:rsidRPr="00000000" w14:paraId="00000034">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3</w:t>
            </w:r>
          </w:p>
          <w:p w:rsidR="00000000" w:rsidDel="00000000" w:rsidP="00000000" w:rsidRDefault="00000000" w:rsidRPr="00000000" w14:paraId="00000035">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4</w:t>
            </w:r>
          </w:p>
          <w:p w:rsidR="00000000" w:rsidDel="00000000" w:rsidP="00000000" w:rsidRDefault="00000000" w:rsidRPr="00000000" w14:paraId="00000036">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5</w:t>
            </w:r>
          </w:p>
          <w:p w:rsidR="00000000" w:rsidDel="00000000" w:rsidP="00000000" w:rsidRDefault="00000000" w:rsidRPr="00000000" w14:paraId="00000037">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6</w:t>
            </w:r>
          </w:p>
          <w:p w:rsidR="00000000" w:rsidDel="00000000" w:rsidP="00000000" w:rsidRDefault="00000000" w:rsidRPr="00000000" w14:paraId="00000038">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7</w:t>
            </w:r>
          </w:p>
          <w:p w:rsidR="00000000" w:rsidDel="00000000" w:rsidP="00000000" w:rsidRDefault="00000000" w:rsidRPr="00000000" w14:paraId="00000039">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8</w:t>
            </w:r>
          </w:p>
          <w:p w:rsidR="00000000" w:rsidDel="00000000" w:rsidP="00000000" w:rsidRDefault="00000000" w:rsidRPr="00000000" w14:paraId="0000003A">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9</w:t>
            </w:r>
          </w:p>
          <w:p w:rsidR="00000000" w:rsidDel="00000000" w:rsidP="00000000" w:rsidRDefault="00000000" w:rsidRPr="00000000" w14:paraId="0000003B">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10</w:t>
            </w:r>
          </w:p>
          <w:p w:rsidR="00000000" w:rsidDel="00000000" w:rsidP="00000000" w:rsidRDefault="00000000" w:rsidRPr="00000000" w14:paraId="0000003C">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11</w:t>
            </w:r>
          </w:p>
          <w:p w:rsidR="00000000" w:rsidDel="00000000" w:rsidP="00000000" w:rsidRDefault="00000000" w:rsidRPr="00000000" w14:paraId="0000003D">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12</w:t>
            </w:r>
          </w:p>
          <w:p w:rsidR="00000000" w:rsidDel="00000000" w:rsidP="00000000" w:rsidRDefault="00000000" w:rsidRPr="00000000" w14:paraId="0000003E">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13</w:t>
            </w:r>
          </w:p>
          <w:p w:rsidR="00000000" w:rsidDel="00000000" w:rsidP="00000000" w:rsidRDefault="00000000" w:rsidRPr="00000000" w14:paraId="0000003F">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14</w:t>
            </w:r>
          </w:p>
          <w:p w:rsidR="00000000" w:rsidDel="00000000" w:rsidP="00000000" w:rsidRDefault="00000000" w:rsidRPr="00000000" w14:paraId="00000040">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15</w:t>
            </w:r>
          </w:p>
          <w:p w:rsidR="00000000" w:rsidDel="00000000" w:rsidP="00000000" w:rsidRDefault="00000000" w:rsidRPr="00000000" w14:paraId="00000041">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16</w:t>
            </w:r>
          </w:p>
          <w:p w:rsidR="00000000" w:rsidDel="00000000" w:rsidP="00000000" w:rsidRDefault="00000000" w:rsidRPr="00000000" w14:paraId="00000042">
            <w:pPr>
              <w:widowControl w:val="0"/>
              <w:spacing w:line="240" w:lineRule="auto"/>
              <w:rPr>
                <w:rFonts w:ascii="Lora" w:cs="Lora" w:eastAsia="Lora" w:hAnsi="Lora"/>
                <w:color w:val="666666"/>
              </w:rPr>
            </w:pPr>
            <w:r w:rsidDel="00000000" w:rsidR="00000000" w:rsidRPr="00000000">
              <w:rPr>
                <w:rFonts w:ascii="Lora" w:cs="Lora" w:eastAsia="Lora" w:hAnsi="Lora"/>
                <w:color w:val="66666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AVLTree&lt;T&gt;::_insert(const T &amp; x, treeNode&lt;T&gt; * &amp; t )</w:t>
            </w:r>
          </w:p>
          <w:p w:rsidR="00000000" w:rsidDel="00000000" w:rsidP="00000000" w:rsidRDefault="00000000" w:rsidRPr="00000000" w14:paraId="00000044">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Base case: if t == NULL then insert;    </w:t>
            </w:r>
          </w:p>
          <w:p w:rsidR="00000000" w:rsidDel="00000000" w:rsidP="00000000" w:rsidRDefault="00000000" w:rsidRPr="00000000" w14:paraId="00000045">
            <w:pPr>
              <w:widowControl w:val="0"/>
              <w:spacing w:line="240" w:lineRule="auto"/>
              <w:rPr>
                <w:rFonts w:ascii="Courier New" w:cs="Courier New" w:eastAsia="Courier New" w:hAnsi="Courier New"/>
                <w:color w:val="666666"/>
              </w:rPr>
            </w:pPr>
            <w:r w:rsidDel="00000000" w:rsidR="00000000" w:rsidRPr="00000000">
              <w:rPr>
                <w:rtl w:val="0"/>
              </w:rPr>
            </w:r>
          </w:p>
          <w:p w:rsidR="00000000" w:rsidDel="00000000" w:rsidP="00000000" w:rsidRDefault="00000000" w:rsidRPr="00000000" w14:paraId="00000046">
            <w:pPr>
              <w:widowControl w:val="0"/>
              <w:spacing w:line="240" w:lineRule="auto"/>
              <w:rPr>
                <w:rFonts w:ascii="Courier New" w:cs="Courier New" w:eastAsia="Courier New" w:hAnsi="Courier New"/>
                <w:color w:val="666666"/>
              </w:rPr>
            </w:pPr>
            <w:r w:rsidDel="00000000" w:rsidR="00000000" w:rsidRPr="00000000">
              <w:rPr>
                <w:rFonts w:ascii="Fira Mono" w:cs="Fira Mono" w:eastAsia="Fira Mono" w:hAnsi="Fira Mono"/>
                <w:color w:val="666666"/>
                <w:rtl w:val="0"/>
              </w:rPr>
              <w:t xml:space="preserve">     Case 1: x &lt; t→key   // we are going to the left subtree</w:t>
            </w:r>
          </w:p>
          <w:p w:rsidR="00000000" w:rsidDel="00000000" w:rsidP="00000000" w:rsidRDefault="00000000" w:rsidRPr="00000000" w14:paraId="00000047">
            <w:pPr>
              <w:widowControl w:val="0"/>
              <w:spacing w:line="240" w:lineRule="auto"/>
              <w:rPr>
                <w:rFonts w:ascii="Courier New" w:cs="Courier New" w:eastAsia="Courier New" w:hAnsi="Courier New"/>
                <w:color w:val="666666"/>
              </w:rPr>
            </w:pPr>
            <w:r w:rsidDel="00000000" w:rsidR="00000000" w:rsidRPr="00000000">
              <w:rPr>
                <w:rFonts w:ascii="Fira Mono" w:cs="Fira Mono" w:eastAsia="Fira Mono" w:hAnsi="Fira Mono"/>
                <w:color w:val="666666"/>
                <w:rtl w:val="0"/>
              </w:rPr>
              <w:t xml:space="preserve">          _insert(x, t→left)  // recursive call on the left subtree</w:t>
            </w:r>
          </w:p>
          <w:p w:rsidR="00000000" w:rsidDel="00000000" w:rsidP="00000000" w:rsidRDefault="00000000" w:rsidRPr="00000000" w14:paraId="00000048">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if balance == -2    // detecting imbalance point</w:t>
            </w:r>
          </w:p>
          <w:p w:rsidR="00000000" w:rsidDel="00000000" w:rsidP="00000000" w:rsidRDefault="00000000" w:rsidRPr="00000000" w14:paraId="00000049">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if leftBalance == -1 then </w:t>
            </w:r>
            <w:r w:rsidDel="00000000" w:rsidR="00000000" w:rsidRPr="00000000">
              <w:rPr>
                <w:rFonts w:ascii="Courier New" w:cs="Courier New" w:eastAsia="Courier New" w:hAnsi="Courier New"/>
                <w:color w:val="666666"/>
                <w:u w:val="single"/>
                <w:rtl w:val="0"/>
              </w:rPr>
              <w:t xml:space="preserve">rotate to the right</w:t>
            </w:r>
            <w:r w:rsidDel="00000000" w:rsidR="00000000" w:rsidRPr="00000000">
              <w:rPr>
                <w:rFonts w:ascii="Courier New" w:cs="Courier New" w:eastAsia="Courier New" w:hAnsi="Courier New"/>
                <w:color w:val="666666"/>
                <w:rtl w:val="0"/>
              </w:rPr>
              <w:t xml:space="preserve"> ;</w:t>
            </w:r>
          </w:p>
          <w:p w:rsidR="00000000" w:rsidDel="00000000" w:rsidP="00000000" w:rsidRDefault="00000000" w:rsidRPr="00000000" w14:paraId="0000004A">
            <w:pPr>
              <w:widowControl w:val="0"/>
              <w:spacing w:line="240" w:lineRule="auto"/>
              <w:rPr>
                <w:rFonts w:ascii="Courier New" w:cs="Courier New" w:eastAsia="Courier New" w:hAnsi="Courier New"/>
                <w:color w:val="666666"/>
                <w:u w:val="single"/>
              </w:rPr>
            </w:pPr>
            <w:r w:rsidDel="00000000" w:rsidR="00000000" w:rsidRPr="00000000">
              <w:rPr>
                <w:rFonts w:ascii="Courier New" w:cs="Courier New" w:eastAsia="Courier New" w:hAnsi="Courier New"/>
                <w:color w:val="666666"/>
                <w:rtl w:val="0"/>
              </w:rPr>
              <w:t xml:space="preserve">               else </w:t>
            </w:r>
            <w:r w:rsidDel="00000000" w:rsidR="00000000" w:rsidRPr="00000000">
              <w:rPr>
                <w:rFonts w:ascii="Courier New" w:cs="Courier New" w:eastAsia="Courier New" w:hAnsi="Courier New"/>
                <w:color w:val="666666"/>
                <w:u w:val="single"/>
                <w:rtl w:val="0"/>
              </w:rPr>
              <w:t xml:space="preserve">rotate left-right;</w:t>
            </w:r>
          </w:p>
          <w:p w:rsidR="00000000" w:rsidDel="00000000" w:rsidP="00000000" w:rsidRDefault="00000000" w:rsidRPr="00000000" w14:paraId="0000004B">
            <w:pPr>
              <w:widowControl w:val="0"/>
              <w:spacing w:line="240" w:lineRule="auto"/>
              <w:rPr>
                <w:rFonts w:ascii="Courier New" w:cs="Courier New" w:eastAsia="Courier New" w:hAnsi="Courier New"/>
                <w:color w:val="666666"/>
              </w:rPr>
            </w:pPr>
            <w:r w:rsidDel="00000000" w:rsidR="00000000" w:rsidRPr="00000000">
              <w:rPr>
                <w:rtl w:val="0"/>
              </w:rPr>
            </w:r>
          </w:p>
          <w:p w:rsidR="00000000" w:rsidDel="00000000" w:rsidP="00000000" w:rsidRDefault="00000000" w:rsidRPr="00000000" w14:paraId="0000004C">
            <w:pPr>
              <w:widowControl w:val="0"/>
              <w:spacing w:line="240" w:lineRule="auto"/>
              <w:rPr>
                <w:rFonts w:ascii="Courier New" w:cs="Courier New" w:eastAsia="Courier New" w:hAnsi="Courier New"/>
                <w:color w:val="666666"/>
              </w:rPr>
            </w:pPr>
            <w:r w:rsidDel="00000000" w:rsidR="00000000" w:rsidRPr="00000000">
              <w:rPr>
                <w:rFonts w:ascii="Fira Mono" w:cs="Fira Mono" w:eastAsia="Fira Mono" w:hAnsi="Fira Mono"/>
                <w:color w:val="666666"/>
                <w:rtl w:val="0"/>
              </w:rPr>
              <w:t xml:space="preserve">     Case 2: x &gt; t→key  // we are going to the right subtree</w:t>
            </w:r>
          </w:p>
          <w:p w:rsidR="00000000" w:rsidDel="00000000" w:rsidP="00000000" w:rsidRDefault="00000000" w:rsidRPr="00000000" w14:paraId="0000004D">
            <w:pPr>
              <w:widowControl w:val="0"/>
              <w:spacing w:line="240" w:lineRule="auto"/>
              <w:rPr>
                <w:rFonts w:ascii="Courier New" w:cs="Courier New" w:eastAsia="Courier New" w:hAnsi="Courier New"/>
                <w:color w:val="666666"/>
              </w:rPr>
            </w:pPr>
            <w:r w:rsidDel="00000000" w:rsidR="00000000" w:rsidRPr="00000000">
              <w:rPr>
                <w:rFonts w:ascii="Fira Mono" w:cs="Fira Mono" w:eastAsia="Fira Mono" w:hAnsi="Fira Mono"/>
                <w:color w:val="666666"/>
                <w:rtl w:val="0"/>
              </w:rPr>
              <w:t xml:space="preserve">          _insert(x, t→right) // recursive call on the right subtree</w:t>
            </w:r>
          </w:p>
          <w:p w:rsidR="00000000" w:rsidDel="00000000" w:rsidP="00000000" w:rsidRDefault="00000000" w:rsidRPr="00000000" w14:paraId="0000004E">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if balance == 2    // detecting imbalance point</w:t>
            </w:r>
          </w:p>
          <w:p w:rsidR="00000000" w:rsidDel="00000000" w:rsidP="00000000" w:rsidRDefault="00000000" w:rsidRPr="00000000" w14:paraId="0000004F">
            <w:pPr>
              <w:widowControl w:val="0"/>
              <w:spacing w:line="240" w:lineRule="auto"/>
              <w:rPr>
                <w:rFonts w:ascii="Courier New" w:cs="Courier New" w:eastAsia="Courier New" w:hAnsi="Courier New"/>
                <w:color w:val="666666"/>
                <w:u w:val="single"/>
              </w:rPr>
            </w:pPr>
            <w:r w:rsidDel="00000000" w:rsidR="00000000" w:rsidRPr="00000000">
              <w:rPr>
                <w:rFonts w:ascii="Courier New" w:cs="Courier New" w:eastAsia="Courier New" w:hAnsi="Courier New"/>
                <w:color w:val="666666"/>
                <w:rtl w:val="0"/>
              </w:rPr>
              <w:t xml:space="preserve">               if rightBalance == 1 then </w:t>
            </w:r>
            <w:r w:rsidDel="00000000" w:rsidR="00000000" w:rsidRPr="00000000">
              <w:rPr>
                <w:rFonts w:ascii="Courier New" w:cs="Courier New" w:eastAsia="Courier New" w:hAnsi="Courier New"/>
                <w:color w:val="666666"/>
                <w:u w:val="single"/>
                <w:rtl w:val="0"/>
              </w:rPr>
              <w:t xml:space="preserve">rotate to the left;</w:t>
            </w:r>
          </w:p>
          <w:p w:rsidR="00000000" w:rsidDel="00000000" w:rsidP="00000000" w:rsidRDefault="00000000" w:rsidRPr="00000000" w14:paraId="00000050">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else </w:t>
            </w:r>
            <w:r w:rsidDel="00000000" w:rsidR="00000000" w:rsidRPr="00000000">
              <w:rPr>
                <w:rFonts w:ascii="Courier New" w:cs="Courier New" w:eastAsia="Courier New" w:hAnsi="Courier New"/>
                <w:color w:val="666666"/>
                <w:u w:val="single"/>
                <w:rtl w:val="0"/>
              </w:rPr>
              <w:t xml:space="preserve">rotate right-left;</w:t>
            </w:r>
            <w:r w:rsidDel="00000000" w:rsidR="00000000" w:rsidRPr="00000000">
              <w:rPr>
                <w:rtl w:val="0"/>
              </w:rPr>
            </w:r>
          </w:p>
          <w:p w:rsidR="00000000" w:rsidDel="00000000" w:rsidP="00000000" w:rsidRDefault="00000000" w:rsidRPr="00000000" w14:paraId="00000051">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w:t>
            </w:r>
          </w:p>
          <w:p w:rsidR="00000000" w:rsidDel="00000000" w:rsidP="00000000" w:rsidRDefault="00000000" w:rsidRPr="00000000" w14:paraId="00000052">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update height;</w:t>
            </w:r>
          </w:p>
          <w:p w:rsidR="00000000" w:rsidDel="00000000" w:rsidP="00000000" w:rsidRDefault="00000000" w:rsidRPr="00000000" w14:paraId="00000053">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w:t>
            </w:r>
          </w:p>
        </w:tc>
      </w:tr>
    </w:tbl>
    <w:p w:rsidR="00000000" w:rsidDel="00000000" w:rsidP="00000000" w:rsidRDefault="00000000" w:rsidRPr="00000000" w14:paraId="00000054">
      <w:pPr>
        <w:rPr>
          <w:rFonts w:ascii="Lora" w:cs="Lora" w:eastAsia="Lora" w:hAnsi="Lora"/>
          <w:color w:val="666666"/>
        </w:rPr>
      </w:pPr>
      <w:r w:rsidDel="00000000" w:rsidR="00000000" w:rsidRPr="00000000">
        <w:rPr>
          <w:rtl w:val="0"/>
        </w:rPr>
      </w:r>
    </w:p>
    <w:p w:rsidR="00000000" w:rsidDel="00000000" w:rsidP="00000000" w:rsidRDefault="00000000" w:rsidRPr="00000000" w14:paraId="00000055">
      <w:pPr>
        <w:rPr>
          <w:rFonts w:ascii="Lora" w:cs="Lora" w:eastAsia="Lora" w:hAnsi="Lora"/>
          <w:color w:val="666666"/>
        </w:rPr>
      </w:pPr>
      <w:r w:rsidDel="00000000" w:rsidR="00000000" w:rsidRPr="00000000">
        <w:rPr>
          <w:rtl w:val="0"/>
        </w:rPr>
      </w:r>
    </w:p>
    <w:p w:rsidR="00000000" w:rsidDel="00000000" w:rsidP="00000000" w:rsidRDefault="00000000" w:rsidRPr="00000000" w14:paraId="00000056">
      <w:pPr>
        <w:rPr>
          <w:rFonts w:ascii="Lora" w:cs="Lora" w:eastAsia="Lora" w:hAnsi="Lora"/>
          <w:color w:val="666666"/>
        </w:rPr>
      </w:pPr>
      <w:r w:rsidDel="00000000" w:rsidR="00000000" w:rsidRPr="00000000">
        <w:rPr>
          <w:rtl w:val="0"/>
        </w:rPr>
      </w:r>
    </w:p>
    <w:p w:rsidR="00000000" w:rsidDel="00000000" w:rsidP="00000000" w:rsidRDefault="00000000" w:rsidRPr="00000000" w14:paraId="00000057">
      <w:pPr>
        <w:rPr>
          <w:rFonts w:ascii="Lora" w:cs="Lora" w:eastAsia="Lora" w:hAnsi="Lora"/>
          <w:color w:val="666666"/>
        </w:rPr>
      </w:pPr>
      <w:r w:rsidDel="00000000" w:rsidR="00000000" w:rsidRPr="00000000">
        <w:rPr>
          <w:rtl w:val="0"/>
        </w:rPr>
      </w:r>
    </w:p>
    <w:p w:rsidR="00000000" w:rsidDel="00000000" w:rsidP="00000000" w:rsidRDefault="00000000" w:rsidRPr="00000000" w14:paraId="00000058">
      <w:pPr>
        <w:rPr>
          <w:rFonts w:ascii="Lora" w:cs="Lora" w:eastAsia="Lora" w:hAnsi="Lora"/>
        </w:rPr>
      </w:pP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va Mono">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Style w:val="Title"/>
      <w:keepNext w:val="0"/>
      <w:keepLines w:val="0"/>
      <w:spacing w:after="0" w:line="240" w:lineRule="auto"/>
      <w:rPr>
        <w:rFonts w:ascii="Economica" w:cs="Economica" w:eastAsia="Economica" w:hAnsi="Economica"/>
        <w:b w:val="1"/>
        <w:color w:val="666666"/>
        <w:sz w:val="60"/>
        <w:szCs w:val="60"/>
      </w:rPr>
    </w:pPr>
    <w:bookmarkStart w:colFirst="0" w:colLast="0" w:name="_nrnw03t7conb" w:id="2"/>
    <w:bookmarkEnd w:id="2"/>
    <w:r w:rsidDel="00000000" w:rsidR="00000000" w:rsidRPr="00000000">
      <w:rPr>
        <w:rFonts w:ascii="Economica" w:cs="Economica" w:eastAsia="Economica" w:hAnsi="Economica"/>
        <w:b w:val="1"/>
        <w:color w:val="666666"/>
        <w:sz w:val="60"/>
        <w:szCs w:val="60"/>
        <w:rtl w:val="0"/>
      </w:rPr>
      <w:t xml:space="preserve">CS 225 Spring 2019 :: TA Lecture Notes </w:t>
    </w:r>
  </w:p>
  <w:p w:rsidR="00000000" w:rsidDel="00000000" w:rsidP="00000000" w:rsidRDefault="00000000" w:rsidRPr="00000000" w14:paraId="0000005A">
    <w:pPr>
      <w:pStyle w:val="Title"/>
      <w:keepNext w:val="0"/>
      <w:keepLines w:val="0"/>
      <w:spacing w:after="0" w:line="240" w:lineRule="auto"/>
      <w:rPr/>
    </w:pPr>
    <w:bookmarkStart w:colFirst="0" w:colLast="0" w:name="_6tauivf3976u" w:id="3"/>
    <w:bookmarkEnd w:id="3"/>
    <w:r w:rsidDel="00000000" w:rsidR="00000000" w:rsidRPr="00000000">
      <w:rPr>
        <w:rFonts w:ascii="Economica" w:cs="Economica" w:eastAsia="Economica" w:hAnsi="Economica"/>
        <w:b w:val="1"/>
        <w:color w:val="666666"/>
        <w:sz w:val="60"/>
        <w:szCs w:val="60"/>
        <w:rtl w:val="0"/>
      </w:rPr>
      <w:t xml:space="preserve">2/27  AVL</w:t>
    </w:r>
    <w:r w:rsidDel="00000000" w:rsidR="00000000" w:rsidRPr="00000000">
      <w:rPr>
        <w:rtl w:val="0"/>
      </w:rPr>
    </w:r>
  </w:p>
  <w:p w:rsidR="00000000" w:rsidDel="00000000" w:rsidP="00000000" w:rsidRDefault="00000000" w:rsidRPr="00000000" w14:paraId="0000005B">
    <w:pPr>
      <w:pStyle w:val="Subtitle"/>
      <w:keepNext w:val="0"/>
      <w:keepLines w:val="0"/>
      <w:spacing w:after="0" w:before="200" w:line="240" w:lineRule="auto"/>
      <w:rPr>
        <w:rFonts w:ascii="Economica" w:cs="Economica" w:eastAsia="Economica" w:hAnsi="Economica"/>
        <w:sz w:val="28"/>
        <w:szCs w:val="28"/>
      </w:rPr>
    </w:pPr>
    <w:bookmarkStart w:colFirst="0" w:colLast="0" w:name="_37lxvx553323" w:id="4"/>
    <w:bookmarkEnd w:id="4"/>
    <w:r w:rsidDel="00000000" w:rsidR="00000000" w:rsidRPr="00000000">
      <w:rPr>
        <w:rFonts w:ascii="Economica" w:cs="Economica" w:eastAsia="Economica" w:hAnsi="Economica"/>
        <w:sz w:val="28"/>
        <w:szCs w:val="28"/>
        <w:rtl w:val="0"/>
      </w:rPr>
      <w:t xml:space="preserve">By Wenjie</w:t>
    </w:r>
  </w:p>
  <w:p w:rsidR="00000000" w:rsidDel="00000000" w:rsidP="00000000" w:rsidRDefault="00000000" w:rsidRPr="00000000" w14:paraId="0000005C">
    <w:pPr>
      <w:spacing w:before="200" w:line="360" w:lineRule="auto"/>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8" name="image9.png"/>
          <a:graphic>
            <a:graphicData uri="http://schemas.openxmlformats.org/drawingml/2006/picture">
              <pic:pic>
                <pic:nvPicPr>
                  <pic:cNvPr descr="horizontal line" id="0" name="image9.png"/>
                  <pic:cNvPicPr preferRelativeResize="0"/>
                </pic:nvPicPr>
                <pic:blipFill>
                  <a:blip r:embed="rId1">
                    <a:alphaModFix amt="51000"/>
                  </a:blip>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NovaMono-regular.ttf"/><Relationship Id="rId10" Type="http://schemas.openxmlformats.org/officeDocument/2006/relationships/font" Target="fonts/Lora-boldItalic.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ora-italic.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Lora-regular.ttf"/><Relationship Id="rId8" Type="http://schemas.openxmlformats.org/officeDocument/2006/relationships/font" Target="fonts/Lora-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