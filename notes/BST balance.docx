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4"/>
        <w:numPr>
          <w:ilvl w:val="0"/>
          <w:numId w:val="6"/>
        </w:numPr>
        <w:spacing w:after="0" w:afterAutospacing="0"/>
        <w:ind w:left="720" w:hanging="360"/>
        <w:rPr>
          <w:rFonts w:ascii="Lora" w:cs="Lora" w:eastAsia="Lora" w:hAnsi="Lora"/>
          <w:b w:val="1"/>
          <w:color w:val="666666"/>
          <w:sz w:val="24"/>
          <w:szCs w:val="24"/>
        </w:rPr>
      </w:pPr>
      <w:bookmarkStart w:colFirst="0" w:colLast="0" w:name="_6ni70rfkydbf" w:id="0"/>
      <w:bookmarkEnd w:id="0"/>
      <w:ins w:author="Yi Zhou" w:id="0" w:date="2020-04-12T22:53:33Z">
        <w:r w:rsidDel="00000000" w:rsidR="00000000" w:rsidRPr="00000000">
          <w:rPr>
            <w:rtl w:val="0"/>
          </w:rPr>
          <w:t xml:space="preserve">B</w:t>
        </w:r>
      </w:ins>
      <w:ins w:author="Angelina Boynton" w:id="1" w:date="2020-04-05T04:22:18Z">
        <w:r w:rsidDel="00000000" w:rsidR="00000000" w:rsidRPr="00000000">
          <w:rPr>
            <w:rtl w:val="0"/>
          </w:rPr>
          <w:t xml:space="preserve">=</w:t>
        </w:r>
      </w:ins>
      <w:ins w:author="Kyle Packard" w:id="2" w:date="2020-03-16T01:08:05Z">
        <w:r w:rsidDel="00000000" w:rsidR="00000000" w:rsidRPr="00000000">
          <w:rPr>
            <w:rtl w:val="0"/>
          </w:rPr>
          <w:t xml:space="preserve">m</w:t>
        </w:r>
      </w:ins>
      <w:ins w:author="Luka Karginov" w:id="3" w:date="2020-03-08T20:00:46Z">
        <w:r w:rsidDel="00000000" w:rsidR="00000000" w:rsidRPr="00000000">
          <w:rPr>
            <w:rtl w:val="0"/>
          </w:rPr>
          <w:t xml:space="preserve"> </w:t>
        </w:r>
      </w:ins>
      <w:ins w:author="Tingcong Liu" w:id="4" w:date="2019-12-17T07:22:43Z">
        <w:r w:rsidDel="00000000" w:rsidR="00000000" w:rsidRPr="00000000">
          <w:rPr>
            <w:rtl w:val="0"/>
          </w:rPr>
          <w:t xml:space="preserve"> </w:t>
        </w:r>
      </w:ins>
      <w:ins w:author="Shiv Dhage" w:id="5" w:date="2019-12-15T23:51:55Z">
        <w:r w:rsidDel="00000000" w:rsidR="00000000" w:rsidRPr="00000000">
          <w:rPr>
            <w:rtl w:val="0"/>
          </w:rPr>
          <w:t xml:space="preserve"> </w:t>
        </w:r>
      </w:ins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Height of a BST</w:t>
      </w:r>
    </w:p>
    <w:p w:rsidR="00000000" w:rsidDel="00000000" w:rsidP="00000000" w:rsidRDefault="00000000" w:rsidRPr="00000000" w14:paraId="00000002">
      <w:pPr>
        <w:numPr>
          <w:ilvl w:val="1"/>
          <w:numId w:val="6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between O(log n) and O(n). O(log n) is what we want!</w:t>
      </w:r>
    </w:p>
    <w:p w:rsidR="00000000" w:rsidDel="00000000" w:rsidP="00000000" w:rsidRDefault="00000000" w:rsidRPr="00000000" w14:paraId="00000003">
      <w:pPr>
        <w:numPr>
          <w:ilvl w:val="1"/>
          <w:numId w:val="6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The height depends on the insert order:</w:t>
      </w:r>
    </w:p>
    <w:p w:rsidR="00000000" w:rsidDel="00000000" w:rsidP="00000000" w:rsidRDefault="00000000" w:rsidRPr="00000000" w14:paraId="00000004">
      <w:pPr>
        <w:numPr>
          <w:ilvl w:val="2"/>
          <w:numId w:val="6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ex: 1 3 2 4 5 7 6</w:t>
      </w:r>
    </w:p>
    <w:p w:rsidR="00000000" w:rsidDel="00000000" w:rsidP="00000000" w:rsidRDefault="00000000" w:rsidRPr="00000000" w14:paraId="00000005">
      <w:pPr>
        <w:ind w:left="2160" w:firstLine="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Slow: _find takes O(n)</w:t>
      </w:r>
    </w:p>
    <w:p w:rsidR="00000000" w:rsidDel="00000000" w:rsidP="00000000" w:rsidRDefault="00000000" w:rsidRPr="00000000" w14:paraId="00000006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1949286" cy="242411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9286" cy="242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2"/>
          <w:numId w:val="5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ex: 4 2 3 6 7 1 5</w:t>
      </w:r>
    </w:p>
    <w:p w:rsidR="00000000" w:rsidDel="00000000" w:rsidP="00000000" w:rsidRDefault="00000000" w:rsidRPr="00000000" w14:paraId="00000008">
      <w:pPr>
        <w:ind w:left="2160" w:firstLine="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Fast: _find takes O(log n)</w:t>
      </w:r>
    </w:p>
    <w:p w:rsidR="00000000" w:rsidDel="00000000" w:rsidP="00000000" w:rsidRDefault="00000000" w:rsidRPr="00000000" w14:paraId="00000009">
      <w:pPr>
        <w:jc w:val="center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3493524" cy="180498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3524" cy="180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3"/>
        </w:numPr>
        <w:ind w:left="1440" w:hanging="360"/>
        <w:rPr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There are </w:t>
      </w: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n!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orders to input </w:t>
      </w: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n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elements</w:t>
      </w:r>
    </w:p>
    <w:p w:rsidR="00000000" w:rsidDel="00000000" w:rsidP="00000000" w:rsidRDefault="00000000" w:rsidRPr="00000000" w14:paraId="0000000B">
      <w:pPr>
        <w:numPr>
          <w:ilvl w:val="1"/>
          <w:numId w:val="3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What is the average height among all trees with different input order?</w:t>
      </w:r>
    </w:p>
    <w:p w:rsidR="00000000" w:rsidDel="00000000" w:rsidP="00000000" w:rsidRDefault="00000000" w:rsidRPr="00000000" w14:paraId="0000000C">
      <w:pPr>
        <w:numPr>
          <w:ilvl w:val="2"/>
          <w:numId w:val="3"/>
        </w:numPr>
        <w:ind w:left="2160" w:hanging="360"/>
        <w:rPr>
          <w:color w:val="666666"/>
        </w:rPr>
      </w:pP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h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is about </w:t>
      </w: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log n</w:t>
      </w:r>
    </w:p>
    <w:p w:rsidR="00000000" w:rsidDel="00000000" w:rsidP="00000000" w:rsidRDefault="00000000" w:rsidRPr="00000000" w14:paraId="0000000D">
      <w:pPr>
        <w:numPr>
          <w:ilvl w:val="2"/>
          <w:numId w:val="3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Intuition:</w:t>
      </w:r>
    </w:p>
    <w:p w:rsidR="00000000" w:rsidDel="00000000" w:rsidP="00000000" w:rsidRDefault="00000000" w:rsidRPr="00000000" w14:paraId="0000000E">
      <w:pPr>
        <w:numPr>
          <w:ilvl w:val="3"/>
          <w:numId w:val="3"/>
        </w:numPr>
        <w:ind w:left="288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Exactly two input order yields the worst case: linked-list-like trees</w:t>
      </w:r>
    </w:p>
    <w:p w:rsidR="00000000" w:rsidDel="00000000" w:rsidP="00000000" w:rsidRDefault="00000000" w:rsidRPr="00000000" w14:paraId="0000000F">
      <w:pPr>
        <w:ind w:left="2880" w:firstLine="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1 2 3 4 5 6 7</w:t>
        <w:tab/>
        <w:t xml:space="preserve">and</w:t>
        <w:tab/>
        <w:t xml:space="preserve">7 6 5 4 3 2 1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3"/>
          <w:numId w:val="3"/>
        </w:numPr>
        <w:ind w:left="288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If 4 is the root, the tree is relatively balanced. There are 6! input orders that yield 4 as the root.</w:t>
      </w:r>
    </w:p>
    <w:p w:rsidR="00000000" w:rsidDel="00000000" w:rsidP="00000000" w:rsidRDefault="00000000" w:rsidRPr="00000000" w14:paraId="00000011">
      <w:pPr>
        <w:numPr>
          <w:ilvl w:val="3"/>
          <w:numId w:val="3"/>
        </w:numPr>
        <w:ind w:left="288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Therefore, averagely the tree should be relatively balanced.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ind w:left="1440" w:hanging="360"/>
        <w:rPr>
          <w:b w:val="1"/>
          <w:color w:val="666666"/>
        </w:rPr>
      </w:pP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BUT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, when the data is </w:t>
      </w:r>
      <w:r w:rsidDel="00000000" w:rsidR="00000000" w:rsidRPr="00000000">
        <w:rPr>
          <w:rFonts w:ascii="Lora" w:cs="Lora" w:eastAsia="Lora" w:hAnsi="Lora"/>
          <w:color w:val="666666"/>
          <w:u w:val="single"/>
          <w:rtl w:val="0"/>
        </w:rPr>
        <w:t xml:space="preserve">ordered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(which is usually good), we get our </w:t>
      </w:r>
      <w:r w:rsidDel="00000000" w:rsidR="00000000" w:rsidRPr="00000000">
        <w:rPr>
          <w:rFonts w:ascii="Lora" w:cs="Lora" w:eastAsia="Lora" w:hAnsi="Lora"/>
          <w:color w:val="666666"/>
          <w:u w:val="single"/>
          <w:rtl w:val="0"/>
        </w:rPr>
        <w:t xml:space="preserve">worst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case!</w:t>
      </w:r>
    </w:p>
    <w:p w:rsidR="00000000" w:rsidDel="00000000" w:rsidP="00000000" w:rsidRDefault="00000000" w:rsidRPr="00000000" w14:paraId="00000013">
      <w:pPr>
        <w:ind w:left="1440" w:firstLine="0"/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30.0" w:type="dxa"/>
        <w:jc w:val="left"/>
        <w:tblInd w:w="2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65"/>
        <w:gridCol w:w="1800"/>
        <w:gridCol w:w="1800"/>
        <w:gridCol w:w="1800"/>
        <w:gridCol w:w="1965"/>
        <w:tblGridChange w:id="0">
          <w:tblGrid>
            <w:gridCol w:w="1665"/>
            <w:gridCol w:w="1800"/>
            <w:gridCol w:w="1800"/>
            <w:gridCol w:w="1800"/>
            <w:gridCol w:w="1965"/>
          </w:tblGrid>
        </w:tblGridChange>
      </w:tblGrid>
      <w:tr>
        <w:tc>
          <w:tcPr>
            <w:shd w:fill="1155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Lora" w:cs="Lora" w:eastAsia="Lora" w:hAnsi="Lora"/>
                <w:b w:val="1"/>
                <w:color w:val="efefef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color w:val="efefef"/>
                <w:rtl w:val="0"/>
              </w:rPr>
              <w:t xml:space="preserve">Operation</w:t>
            </w:r>
          </w:p>
        </w:tc>
        <w:tc>
          <w:tcPr>
            <w:shd w:fill="1155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Lora" w:cs="Lora" w:eastAsia="Lora" w:hAnsi="Lora"/>
                <w:b w:val="1"/>
                <w:color w:val="efefef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color w:val="efefef"/>
                <w:rtl w:val="0"/>
              </w:rPr>
              <w:t xml:space="preserve">BST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>
                <w:rFonts w:ascii="Lora" w:cs="Lora" w:eastAsia="Lora" w:hAnsi="Lora"/>
                <w:b w:val="1"/>
                <w:color w:val="efefef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color w:val="efefef"/>
                <w:rtl w:val="0"/>
              </w:rPr>
              <w:t xml:space="preserve">Average case</w:t>
            </w:r>
          </w:p>
        </w:tc>
        <w:tc>
          <w:tcPr>
            <w:shd w:fill="1155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rFonts w:ascii="Lora" w:cs="Lora" w:eastAsia="Lora" w:hAnsi="Lora"/>
                <w:b w:val="1"/>
                <w:color w:val="efefef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color w:val="efefef"/>
                <w:rtl w:val="0"/>
              </w:rPr>
              <w:t xml:space="preserve">BST 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Lora" w:cs="Lora" w:eastAsia="Lora" w:hAnsi="Lora"/>
                <w:b w:val="1"/>
                <w:color w:val="efefef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color w:val="efefef"/>
                <w:rtl w:val="0"/>
              </w:rPr>
              <w:t xml:space="preserve">Worst case</w:t>
            </w:r>
          </w:p>
        </w:tc>
        <w:tc>
          <w:tcPr>
            <w:shd w:fill="1155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rFonts w:ascii="Lora" w:cs="Lora" w:eastAsia="Lora" w:hAnsi="Lora"/>
                <w:b w:val="1"/>
                <w:color w:val="efefef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color w:val="efefef"/>
                <w:rtl w:val="0"/>
              </w:rPr>
              <w:t xml:space="preserve">Sorted Array</w:t>
            </w:r>
          </w:p>
        </w:tc>
        <w:tc>
          <w:tcPr>
            <w:shd w:fill="1155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Lora" w:cs="Lora" w:eastAsia="Lora" w:hAnsi="Lora"/>
                <w:b w:val="1"/>
                <w:color w:val="efefef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color w:val="efefef"/>
                <w:rtl w:val="0"/>
              </w:rPr>
              <w:t xml:space="preserve">Sorted List</w:t>
            </w:r>
          </w:p>
        </w:tc>
      </w:tr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Lora" w:cs="Lora" w:eastAsia="Lora" w:hAnsi="Lora"/>
                <w:b w:val="1"/>
                <w:color w:val="666666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color w:val="666666"/>
                <w:rtl w:val="0"/>
              </w:rPr>
              <w:t xml:space="preserve">find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Lora" w:cs="Lora" w:eastAsia="Lora" w:hAnsi="Lora"/>
                <w:color w:val="666666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rtl w:val="0"/>
              </w:rPr>
              <w:t xml:space="preserve">O(lg n)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Lora" w:cs="Lora" w:eastAsia="Lora" w:hAnsi="Lora"/>
                <w:color w:val="666666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rtl w:val="0"/>
              </w:rPr>
              <w:t xml:space="preserve">O(h) &lt;= O(n)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Lora" w:cs="Lora" w:eastAsia="Lora" w:hAnsi="Lora"/>
                <w:color w:val="666666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rtl w:val="0"/>
              </w:rPr>
              <w:t xml:space="preserve">O(lg n)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Lora" w:cs="Lora" w:eastAsia="Lora" w:hAnsi="Lora"/>
                <w:color w:val="666666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rtl w:val="0"/>
              </w:rPr>
              <w:t xml:space="preserve">with binary search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Lora" w:cs="Lora" w:eastAsia="Lora" w:hAnsi="Lora"/>
                <w:color w:val="666666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rtl w:val="0"/>
              </w:rPr>
              <w:t xml:space="preserve">O(n)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Lora" w:cs="Lora" w:eastAsia="Lora" w:hAnsi="Lora"/>
                <w:color w:val="666666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rtl w:val="0"/>
              </w:rPr>
              <w:t xml:space="preserve">no binary search</w:t>
            </w:r>
          </w:p>
        </w:tc>
      </w:tr>
      <w:t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Lora" w:cs="Lora" w:eastAsia="Lora" w:hAnsi="Lora"/>
                <w:b w:val="1"/>
                <w:color w:val="666666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color w:val="666666"/>
                <w:rtl w:val="0"/>
              </w:rPr>
              <w:t xml:space="preserve">insert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Lora" w:cs="Lora" w:eastAsia="Lora" w:hAnsi="Lora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Lora" w:cs="Lora" w:eastAsia="Lora" w:hAnsi="Lora"/>
                <w:color w:val="666666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rtl w:val="0"/>
              </w:rPr>
              <w:t xml:space="preserve">O(lg n)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Lora" w:cs="Lora" w:eastAsia="Lora" w:hAnsi="Lora"/>
                <w:color w:val="666666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rtl w:val="0"/>
              </w:rPr>
              <w:t xml:space="preserve">O(h) &lt;= O(n)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Lora" w:cs="Lora" w:eastAsia="Lora" w:hAnsi="Lora"/>
                <w:color w:val="666666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rtl w:val="0"/>
              </w:rPr>
              <w:t xml:space="preserve">O(n)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Lora" w:cs="Lora" w:eastAsia="Lora" w:hAnsi="Lora"/>
                <w:color w:val="666666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rtl w:val="0"/>
              </w:rPr>
              <w:t xml:space="preserve">find data with O(lg n), move the data O(n)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Lora" w:cs="Lora" w:eastAsia="Lora" w:hAnsi="Lora"/>
                <w:color w:val="666666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rtl w:val="0"/>
              </w:rPr>
              <w:t xml:space="preserve">O(n)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Lora" w:cs="Lora" w:eastAsia="Lora" w:hAnsi="Lora"/>
                <w:color w:val="666666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rtl w:val="0"/>
              </w:rPr>
              <w:t xml:space="preserve">find data with O(n)</w:t>
            </w:r>
          </w:p>
        </w:tc>
      </w:tr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Lora" w:cs="Lora" w:eastAsia="Lora" w:hAnsi="Lora"/>
                <w:color w:val="666666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color w:val="666666"/>
                <w:rtl w:val="0"/>
              </w:rPr>
              <w:t xml:space="preserve">delete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Lora" w:cs="Lora" w:eastAsia="Lora" w:hAnsi="Lora"/>
                <w:color w:val="666666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rtl w:val="0"/>
              </w:rPr>
              <w:t xml:space="preserve">O(lg n)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Lora" w:cs="Lora" w:eastAsia="Lora" w:hAnsi="Lora"/>
                <w:color w:val="666666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rtl w:val="0"/>
              </w:rPr>
              <w:t xml:space="preserve">O(h) &lt;= O(n)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Lora" w:cs="Lora" w:eastAsia="Lora" w:hAnsi="Lora"/>
                <w:color w:val="666666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rtl w:val="0"/>
              </w:rPr>
              <w:t xml:space="preserve">O(n)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Lora" w:cs="Lora" w:eastAsia="Lora" w:hAnsi="Lora"/>
                <w:color w:val="666666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rtl w:val="0"/>
              </w:rPr>
              <w:t xml:space="preserve">O(n)</w:t>
            </w:r>
          </w:p>
        </w:tc>
      </w:tr>
      <w:t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Lora" w:cs="Lora" w:eastAsia="Lora" w:hAnsi="Lora"/>
                <w:b w:val="1"/>
                <w:color w:val="666666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color w:val="666666"/>
                <w:rtl w:val="0"/>
              </w:rPr>
              <w:t xml:space="preserve">traverse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Lora" w:cs="Lora" w:eastAsia="Lora" w:hAnsi="Lora"/>
                <w:color w:val="666666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rtl w:val="0"/>
              </w:rPr>
              <w:t xml:space="preserve">O(n)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Lora" w:cs="Lora" w:eastAsia="Lora" w:hAnsi="Lora"/>
                <w:color w:val="666666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rtl w:val="0"/>
              </w:rPr>
              <w:t xml:space="preserve">O(n)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Lora" w:cs="Lora" w:eastAsia="Lora" w:hAnsi="Lora"/>
                <w:color w:val="666666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rtl w:val="0"/>
              </w:rPr>
              <w:t xml:space="preserve">O(n)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Lora" w:cs="Lora" w:eastAsia="Lora" w:hAnsi="Lora"/>
                <w:color w:val="666666"/>
              </w:rPr>
            </w:pPr>
            <w:r w:rsidDel="00000000" w:rsidR="00000000" w:rsidRPr="00000000">
              <w:rPr>
                <w:rFonts w:ascii="Lora" w:cs="Lora" w:eastAsia="Lora" w:hAnsi="Lora"/>
                <w:color w:val="666666"/>
                <w:rtl w:val="0"/>
              </w:rPr>
              <w:t xml:space="preserve">O(n)</w:t>
            </w:r>
          </w:p>
        </w:tc>
      </w:tr>
    </w:tbl>
    <w:p w:rsidR="00000000" w:rsidDel="00000000" w:rsidP="00000000" w:rsidRDefault="00000000" w:rsidRPr="00000000" w14:paraId="00000034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u w:val="single"/>
          <w:rtl w:val="0"/>
        </w:rPr>
        <w:t xml:space="preserve">BST out-performs array/linked-list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, but the worst cases are worrying (especially with sorted data);</w:t>
      </w:r>
    </w:p>
    <w:p w:rsidR="00000000" w:rsidDel="00000000" w:rsidP="00000000" w:rsidRDefault="00000000" w:rsidRPr="00000000" w14:paraId="00000036">
      <w:pPr>
        <w:numPr>
          <w:ilvl w:val="2"/>
          <w:numId w:val="2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We need to make sure that we never have the worst case on BST!</w:t>
      </w:r>
      <w:ins w:author="Suraj Sharma" w:id="6" w:date="2020-03-09T21:58:08Z">
        <w:del w:author="Ruoxi Wang" w:id="7" w:date="2020-03-16T20:03:10Z">
          <w:r w:rsidDel="00000000" w:rsidR="00000000" w:rsidRPr="00000000">
            <w:rPr>
              <w:rFonts w:ascii="Lora" w:cs="Lora" w:eastAsia="Lora" w:hAnsi="Lora"/>
              <w:color w:val="666666"/>
              <w:rtl w:val="0"/>
            </w:rPr>
            <w:delText xml:space="preserve">8</w:delText>
          </w:r>
        </w:del>
      </w:ins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4"/>
        <w:numPr>
          <w:ilvl w:val="0"/>
          <w:numId w:val="4"/>
        </w:numPr>
        <w:spacing w:after="0" w:afterAutospacing="0"/>
        <w:ind w:left="720" w:hanging="360"/>
        <w:rPr>
          <w:rFonts w:ascii="Lora" w:cs="Lora" w:eastAsia="Lora" w:hAnsi="Lora"/>
          <w:b w:val="1"/>
          <w:color w:val="666666"/>
          <w:sz w:val="24"/>
          <w:szCs w:val="24"/>
        </w:rPr>
      </w:pPr>
      <w:bookmarkStart w:colFirst="0" w:colLast="0" w:name="_rted9hxtmeha" w:id="1"/>
      <w:bookmarkEnd w:id="1"/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Height-Balanced Tree</w:t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We want mountains over sticks</w:t>
      </w:r>
    </w:p>
    <w:p w:rsidR="00000000" w:rsidDel="00000000" w:rsidP="00000000" w:rsidRDefault="00000000" w:rsidRPr="00000000" w14:paraId="0000003A">
      <w:pPr>
        <w:ind w:left="1440" w:firstLine="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4100513" cy="210006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2100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4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Balance Factor: b = height(T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R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) - height(T</w:t>
      </w:r>
      <w:r w:rsidDel="00000000" w:rsidR="00000000" w:rsidRPr="00000000">
        <w:rPr>
          <w:rFonts w:ascii="Lora" w:cs="Lora" w:eastAsia="Lora" w:hAnsi="Lora"/>
          <w:color w:val="666666"/>
          <w:vertAlign w:val="subscript"/>
          <w:rtl w:val="0"/>
        </w:rPr>
        <w:t xml:space="preserve">L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)</w:t>
      </w:r>
    </w:p>
    <w:p w:rsidR="00000000" w:rsidDel="00000000" w:rsidP="00000000" w:rsidRDefault="00000000" w:rsidRPr="00000000" w14:paraId="0000003C">
      <w:pPr>
        <w:numPr>
          <w:ilvl w:val="2"/>
          <w:numId w:val="4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Left heavy trees: balance factor negative</w:t>
      </w:r>
    </w:p>
    <w:p w:rsidR="00000000" w:rsidDel="00000000" w:rsidP="00000000" w:rsidRDefault="00000000" w:rsidRPr="00000000" w14:paraId="0000003D">
      <w:pPr>
        <w:numPr>
          <w:ilvl w:val="2"/>
          <w:numId w:val="4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Right heavy trees: balance factor positive</w:t>
      </w:r>
    </w:p>
    <w:p w:rsidR="00000000" w:rsidDel="00000000" w:rsidP="00000000" w:rsidRDefault="00000000" w:rsidRPr="00000000" w14:paraId="0000003E">
      <w:pPr>
        <w:jc w:val="center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4048125" cy="2292421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292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ind w:left="1440" w:hanging="360"/>
        <w:rPr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A tree is height balanced if </w:t>
      </w:r>
      <w:r w:rsidDel="00000000" w:rsidR="00000000" w:rsidRPr="00000000">
        <w:rPr>
          <w:rFonts w:ascii="Lora" w:cs="Lora" w:eastAsia="Lora" w:hAnsi="Lora"/>
          <w:b w:val="1"/>
          <w:color w:val="cc0000"/>
          <w:rtl w:val="0"/>
        </w:rPr>
        <w:t xml:space="preserve">|b| &lt;= 1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Balance is determined locally</w:t>
      </w:r>
    </w:p>
    <w:p w:rsidR="00000000" w:rsidDel="00000000" w:rsidP="00000000" w:rsidRDefault="00000000" w:rsidRPr="00000000" w14:paraId="00000041">
      <w:pPr>
        <w:ind w:left="1440" w:firstLine="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Nova Mono" w:cs="Nova Mono" w:eastAsia="Nova Mono" w:hAnsi="Nova Mono"/>
          <w:color w:val="666666"/>
          <w:rtl w:val="0"/>
        </w:rPr>
        <w:t xml:space="preserve">b(95) = 0 → no children; b(89) = 1; b(84) = 2 - 1 = 1; b(40) = 0; b(51) = 3 - 1 = 2; b(38) = 4 - 2 =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1440" w:firstLine="0"/>
        <w:jc w:val="center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3119438" cy="2627167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2627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ind w:left="1440" w:hanging="360"/>
        <w:rPr>
          <w:b w:val="1"/>
          <w:color w:val="666666"/>
        </w:rPr>
      </w:pPr>
      <w:r w:rsidDel="00000000" w:rsidR="00000000" w:rsidRPr="00000000">
        <w:rPr>
          <w:rFonts w:ascii="Lora" w:cs="Lora" w:eastAsia="Lora" w:hAnsi="Lora"/>
          <w:b w:val="1"/>
          <w:color w:val="666666"/>
          <w:rtl w:val="0"/>
        </w:rPr>
        <w:t xml:space="preserve">The lowest point of imbalance </w:t>
      </w: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is the node 51. It is the deepest node in the tree that is out of balance. The tree starting at 51 looks like a stick.</w:t>
      </w:r>
    </w:p>
    <w:p w:rsidR="00000000" w:rsidDel="00000000" w:rsidP="00000000" w:rsidRDefault="00000000" w:rsidRPr="00000000" w14:paraId="00000044">
      <w:pPr>
        <w:numPr>
          <w:ilvl w:val="2"/>
          <w:numId w:val="1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Nova Mono" w:cs="Nova Mono" w:eastAsia="Nova Mono" w:hAnsi="Nova Mono"/>
          <w:color w:val="666666"/>
          <w:rtl w:val="0"/>
        </w:rPr>
        <w:t xml:space="preserve">We want to turn sticks into mountains → break into half and join (almost like folding) while preserving the BST structure.</w:t>
      </w:r>
    </w:p>
    <w:p w:rsidR="00000000" w:rsidDel="00000000" w:rsidP="00000000" w:rsidRDefault="00000000" w:rsidRPr="00000000" w14:paraId="00000045">
      <w:pPr>
        <w:ind w:left="2160" w:firstLine="0"/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4"/>
        <w:numPr>
          <w:ilvl w:val="0"/>
          <w:numId w:val="1"/>
        </w:numPr>
        <w:spacing w:after="0" w:afterAutospacing="0"/>
        <w:ind w:left="720" w:hanging="360"/>
        <w:rPr>
          <w:rFonts w:ascii="Lora" w:cs="Lora" w:eastAsia="Lora" w:hAnsi="Lora"/>
          <w:b w:val="1"/>
          <w:color w:val="666666"/>
          <w:sz w:val="24"/>
          <w:szCs w:val="24"/>
        </w:rPr>
      </w:pPr>
      <w:bookmarkStart w:colFirst="0" w:colLast="0" w:name="_nteu6ut7305a" w:id="2"/>
      <w:bookmarkEnd w:id="2"/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BST rotation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A method to solve the imbalance: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Must maintain BST properties</w:t>
      </w:r>
    </w:p>
    <w:p w:rsidR="00000000" w:rsidDel="00000000" w:rsidP="00000000" w:rsidRDefault="00000000" w:rsidRPr="00000000" w14:paraId="00000049">
      <w:pPr>
        <w:numPr>
          <w:ilvl w:val="0"/>
          <w:numId w:val="7"/>
        </w:numPr>
        <w:ind w:left="216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Must be locally performable in O(1) time</w:t>
      </w:r>
    </w:p>
    <w:p w:rsidR="00000000" w:rsidDel="00000000" w:rsidP="00000000" w:rsidRDefault="00000000" w:rsidRPr="00000000" w14:paraId="0000004A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9"/>
        </w:numPr>
        <w:ind w:left="72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Find the imbalance and the stick;</w:t>
        <w:tab/>
        <w:t xml:space="preserve">      </w:t>
        <w:tab/>
        <w:t xml:space="preserve">          2. Break and fold the stick</w:t>
      </w:r>
    </w:p>
    <w:p w:rsidR="00000000" w:rsidDel="00000000" w:rsidP="00000000" w:rsidRDefault="00000000" w:rsidRPr="00000000" w14:paraId="00000057">
      <w:pPr>
        <w:jc w:val="center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2912037" cy="2481263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2037" cy="2481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rtl w:val="0"/>
        </w:rPr>
        <w:t xml:space="preserve">    </w:t>
      </w: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2781300" cy="2268245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268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firstLine="72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3. Move the lost element (66)</w:t>
        <w:tab/>
        <w:tab/>
        <w:tab/>
        <w:tab/>
        <w:t xml:space="preserve">  4. Create the mountain</w:t>
      </w:r>
    </w:p>
    <w:p w:rsidR="00000000" w:rsidDel="00000000" w:rsidP="00000000" w:rsidRDefault="00000000" w:rsidRPr="00000000" w14:paraId="00000059">
      <w:pPr>
        <w:jc w:val="center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2609850" cy="2042491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042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ora" w:cs="Lora" w:eastAsia="Lora" w:hAnsi="Lora"/>
          <w:rtl w:val="0"/>
        </w:rPr>
        <w:t xml:space="preserve">                 </w:t>
      </w: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2157413" cy="2410674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7413" cy="2410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8"/>
        </w:numPr>
        <w:ind w:left="1440" w:hanging="360"/>
        <w:rPr>
          <w:rFonts w:ascii="Lora" w:cs="Lora" w:eastAsia="Lora" w:hAnsi="Lora"/>
          <w:color w:val="666666"/>
        </w:rPr>
      </w:pPr>
      <w:r w:rsidDel="00000000" w:rsidR="00000000" w:rsidRPr="00000000">
        <w:rPr>
          <w:rFonts w:ascii="Lora" w:cs="Lora" w:eastAsia="Lora" w:hAnsi="Lora"/>
          <w:color w:val="666666"/>
          <w:rtl w:val="0"/>
        </w:rPr>
        <w:t xml:space="preserve">A picture comparing the tree before the rotation and after the rotation</w:t>
      </w:r>
    </w:p>
    <w:p w:rsidR="00000000" w:rsidDel="00000000" w:rsidP="00000000" w:rsidRDefault="00000000" w:rsidRPr="00000000" w14:paraId="00000060">
      <w:pPr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5300663" cy="2722943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2722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>
          <w:rFonts w:ascii="Lora" w:cs="Lora" w:eastAsia="Lora" w:hAnsi="Lora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sectPr>
      <w:headerReference r:id="rId16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or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  <w:font w:name="Open Sans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pStyle w:val="Title"/>
      <w:keepNext w:val="0"/>
      <w:keepLines w:val="0"/>
      <w:spacing w:after="0" w:line="240" w:lineRule="auto"/>
      <w:rPr>
        <w:rFonts w:ascii="Economica" w:cs="Economica" w:eastAsia="Economica" w:hAnsi="Economica"/>
        <w:b w:val="1"/>
        <w:color w:val="666666"/>
        <w:sz w:val="60"/>
        <w:szCs w:val="60"/>
      </w:rPr>
    </w:pPr>
    <w:bookmarkStart w:colFirst="0" w:colLast="0" w:name="_nrnw03t7conb" w:id="3"/>
    <w:bookmarkEnd w:id="3"/>
    <w:r w:rsidDel="00000000" w:rsidR="00000000" w:rsidRPr="00000000">
      <w:rPr>
        <w:rFonts w:ascii="Economica" w:cs="Economica" w:eastAsia="Economica" w:hAnsi="Economica"/>
        <w:b w:val="1"/>
        <w:color w:val="666666"/>
        <w:sz w:val="60"/>
        <w:szCs w:val="60"/>
        <w:rtl w:val="0"/>
      </w:rPr>
      <w:t xml:space="preserve">CS 225 Spring 2019 :: TA Lecture Notes </w:t>
    </w:r>
  </w:p>
  <w:p w:rsidR="00000000" w:rsidDel="00000000" w:rsidP="00000000" w:rsidRDefault="00000000" w:rsidRPr="00000000" w14:paraId="00000065">
    <w:pPr>
      <w:pStyle w:val="Title"/>
      <w:keepNext w:val="0"/>
      <w:keepLines w:val="0"/>
      <w:spacing w:after="0" w:line="240" w:lineRule="auto"/>
      <w:rPr/>
    </w:pPr>
    <w:bookmarkStart w:colFirst="0" w:colLast="0" w:name="_6tauivf3976u" w:id="4"/>
    <w:bookmarkEnd w:id="4"/>
    <w:r w:rsidDel="00000000" w:rsidR="00000000" w:rsidRPr="00000000">
      <w:rPr>
        <w:rFonts w:ascii="Economica" w:cs="Economica" w:eastAsia="Economica" w:hAnsi="Economica"/>
        <w:b w:val="1"/>
        <w:color w:val="666666"/>
        <w:sz w:val="60"/>
        <w:szCs w:val="60"/>
        <w:rtl w:val="0"/>
      </w:rPr>
      <w:t xml:space="preserve">2/22  BST </w:t>
    </w:r>
    <w:ins w:author="David Zhang" w:id="8" w:date="2020-03-09T21:00:46Z">
      <w:r w:rsidDel="00000000" w:rsidR="00000000" w:rsidRPr="00000000">
        <w:rPr>
          <w:rFonts w:ascii="Economica" w:cs="Economica" w:eastAsia="Economica" w:hAnsi="Economica"/>
          <w:b w:val="1"/>
          <w:color w:val="666666"/>
          <w:sz w:val="60"/>
          <w:szCs w:val="60"/>
          <w:rtl w:val="0"/>
        </w:rPr>
        <w:t xml:space="preserve">Balance</w:t>
      </w:r>
    </w:ins>
    <w:del w:author="David Zhang" w:id="8" w:date="2020-03-09T21:00:46Z">
      <w:r w:rsidDel="00000000" w:rsidR="00000000" w:rsidRPr="00000000">
        <w:rPr>
          <w:rFonts w:ascii="Economica" w:cs="Economica" w:eastAsia="Economica" w:hAnsi="Economica"/>
          <w:b w:val="1"/>
          <w:color w:val="666666"/>
          <w:sz w:val="60"/>
          <w:szCs w:val="60"/>
          <w:rtl w:val="0"/>
        </w:rPr>
        <w:delText xml:space="preserve">Remove</w:delText>
      </w:r>
    </w:del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6">
    <w:pPr>
      <w:pStyle w:val="Subtitle"/>
      <w:keepNext w:val="0"/>
      <w:keepLines w:val="0"/>
      <w:spacing w:after="0" w:before="200" w:line="240" w:lineRule="auto"/>
      <w:rPr>
        <w:rFonts w:ascii="Economica" w:cs="Economica" w:eastAsia="Economica" w:hAnsi="Economica"/>
        <w:sz w:val="28"/>
        <w:szCs w:val="28"/>
      </w:rPr>
    </w:pPr>
    <w:bookmarkStart w:colFirst="0" w:colLast="0" w:name="_37lxvx553323" w:id="5"/>
    <w:bookmarkEnd w:id="5"/>
    <w:r w:rsidDel="00000000" w:rsidR="00000000" w:rsidRPr="00000000">
      <w:rPr>
        <w:rFonts w:ascii="Economica" w:cs="Economica" w:eastAsia="Economica" w:hAnsi="Economica"/>
        <w:sz w:val="28"/>
        <w:szCs w:val="28"/>
        <w:rtl w:val="0"/>
      </w:rPr>
      <w:t xml:space="preserve">By Wenjie</w:t>
    </w:r>
  </w:p>
  <w:p w:rsidR="00000000" w:rsidDel="00000000" w:rsidP="00000000" w:rsidRDefault="00000000" w:rsidRPr="00000000" w14:paraId="00000067">
    <w:pPr>
      <w:spacing w:before="200" w:line="360" w:lineRule="auto"/>
      <w:rPr/>
    </w:pPr>
    <w:r w:rsidDel="00000000" w:rsidR="00000000" w:rsidRPr="00000000">
      <w:rPr>
        <w:rFonts w:ascii="Open Sans" w:cs="Open Sans" w:eastAsia="Open Sans" w:hAnsi="Open Sans"/>
        <w:sz w:val="24"/>
        <w:szCs w:val="24"/>
      </w:rPr>
      <w:drawing>
        <wp:inline distB="114300" distT="114300" distL="114300" distR="114300">
          <wp:extent cx="5943600" cy="38100"/>
          <wp:effectExtent b="0" l="0" r="0" t="0"/>
          <wp:docPr descr="horizontal line" id="2" name="image5.png"/>
          <a:graphic>
            <a:graphicData uri="http://schemas.openxmlformats.org/drawingml/2006/picture">
              <pic:pic>
                <pic:nvPicPr>
                  <pic:cNvPr descr="horizontal line" id="0" name="image5.png"/>
                  <pic:cNvPicPr preferRelativeResize="0"/>
                </pic:nvPicPr>
                <pic:blipFill>
                  <a:blip r:embed="rId1">
                    <a:alphaModFix amt="51000"/>
                  </a:blip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1.png"/><Relationship Id="rId14" Type="http://schemas.openxmlformats.org/officeDocument/2006/relationships/image" Target="media/image4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bold.ttf"/><Relationship Id="rId10" Type="http://schemas.openxmlformats.org/officeDocument/2006/relationships/font" Target="fonts/OpenSans-regular.ttf"/><Relationship Id="rId13" Type="http://schemas.openxmlformats.org/officeDocument/2006/relationships/font" Target="fonts/OpenSans-boldItalic.ttf"/><Relationship Id="rId12" Type="http://schemas.openxmlformats.org/officeDocument/2006/relationships/font" Target="fonts/OpenSans-italic.ttf"/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9" Type="http://schemas.openxmlformats.org/officeDocument/2006/relationships/font" Target="fonts/NovaMono-regular.ttf"/><Relationship Id="rId5" Type="http://schemas.openxmlformats.org/officeDocument/2006/relationships/font" Target="fonts/Lora-regular.ttf"/><Relationship Id="rId6" Type="http://schemas.openxmlformats.org/officeDocument/2006/relationships/font" Target="fonts/Lora-bold.ttf"/><Relationship Id="rId7" Type="http://schemas.openxmlformats.org/officeDocument/2006/relationships/font" Target="fonts/Lora-italic.ttf"/><Relationship Id="rId8" Type="http://schemas.openxmlformats.org/officeDocument/2006/relationships/font" Target="fonts/Lora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