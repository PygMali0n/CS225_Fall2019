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numPr>
          <w:ilvl w:val="0"/>
          <w:numId w:val="2"/>
        </w:numPr>
        <w:spacing w:after="0" w:afterAutospacing="0"/>
        <w:ind w:left="720" w:hanging="360"/>
        <w:rPr>
          <w:rFonts w:ascii="Lora" w:cs="Lora" w:eastAsia="Lora" w:hAnsi="Lora"/>
          <w:b w:val="1"/>
          <w:color w:val="666666"/>
          <w:sz w:val="24"/>
          <w:szCs w:val="24"/>
        </w:rPr>
      </w:pPr>
      <w:bookmarkStart w:colFirst="0" w:colLast="0" w:name="_6ni70rfkydbf" w:id="0"/>
      <w:bookmarkEnd w:id="0"/>
      <w:ins w:author="Kai Zheng" w:id="1" w:date="2020-03-01T21:33:03Z">
        <w:del w:author="Jincheng Liu" w:id="2" w:date="2020-03-03T21:03:20Z">
          <w:r w:rsidDel="00000000" w:rsidR="00000000" w:rsidRPr="00000000">
            <w:rPr>
              <w:rtl w:val="0"/>
            </w:rPr>
            <w:delText xml:space="preserve">s</w:delText>
          </w:r>
        </w:del>
      </w:ins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Remove in BST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First of all, w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 need to find the element that we want to eliminate.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Then we start the removal steps: 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the node we want to delete is a leaf, we can just delete it. </w:t>
      </w:r>
    </w:p>
    <w:p w:rsidR="00000000" w:rsidDel="00000000" w:rsidP="00000000" w:rsidRDefault="00000000" w:rsidRPr="00000000" w14:paraId="00000005">
      <w:pPr>
        <w:numPr>
          <w:ilvl w:val="3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Eg. _remove(20)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142221" cy="17478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221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the node we want to delete has only one child, we can delete as like in the linked list -  just replace that node with its child.</w:t>
      </w:r>
    </w:p>
    <w:p w:rsidR="00000000" w:rsidDel="00000000" w:rsidP="00000000" w:rsidRDefault="00000000" w:rsidRPr="00000000" w14:paraId="00000008">
      <w:pPr>
        <w:numPr>
          <w:ilvl w:val="3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Eg: _remove(25)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008593" cy="15287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8593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834610" cy="14716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610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976438" cy="174990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749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392416" cy="11763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416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the node we want to delete has two children: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First to find inorder predecessor (IOP) - the largest node in the left subtree (the rightmost node of the left subtree)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Swap IOP and the node we actually want to delete</w:t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node is now a leaf, so we can remove it.</w:t>
      </w:r>
    </w:p>
    <w:p w:rsidR="00000000" w:rsidDel="00000000" w:rsidP="00000000" w:rsidRDefault="00000000" w:rsidRPr="00000000" w14:paraId="0000000E">
      <w:pPr>
        <w:numPr>
          <w:ilvl w:val="4"/>
          <w:numId w:val="2"/>
        </w:numPr>
        <w:ind w:left="360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Eg: _remove(51)</w:t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131591" cy="209283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591" cy="2092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322761" cy="224783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761" cy="2247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</w:t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300288" cy="226207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262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rPr>
          <w:rFonts w:ascii="Lora" w:cs="Lora" w:eastAsia="Lora" w:hAnsi="Lora"/>
          <w:color w:val="666666"/>
          <w:u w:val="none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Find / insert / delete : O(h)</w:t>
      </w:r>
    </w:p>
    <w:p w:rsidR="00000000" w:rsidDel="00000000" w:rsidP="00000000" w:rsidRDefault="00000000" w:rsidRPr="00000000" w14:paraId="00000012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numPr>
          <w:ilvl w:val="0"/>
          <w:numId w:val="3"/>
        </w:numPr>
        <w:spacing w:after="0" w:afterAutospacing="0"/>
        <w:ind w:left="720" w:hanging="360"/>
        <w:rPr>
          <w:rFonts w:ascii="Lora" w:cs="Lora" w:eastAsia="Lora" w:hAnsi="Lora"/>
          <w:b w:val="1"/>
          <w:color w:val="666666"/>
          <w:sz w:val="24"/>
          <w:szCs w:val="24"/>
        </w:rPr>
      </w:pPr>
      <w:bookmarkStart w:colFirst="0" w:colLast="0" w:name="_c2w2w0pjqf6" w:id="1"/>
      <w:bookmarkEnd w:id="1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 relationship between H and 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observe every operation on BST in terms of the height of the tree.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m(n) = max number of nodes </w:t>
        <w:br w:type="textWrapping"/>
        <w:t xml:space="preserve">        = {0,               h = -1</w:t>
        <w:br w:type="textWrapping"/>
        <w:t xml:space="preserve">            1+2m(h-1), h &gt; -1</w:t>
        <w:br w:type="textWrapping"/>
        <w:t xml:space="preserve">        =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h+1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- 1        //O(2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)</w:t>
      </w:r>
    </w:p>
    <w:p w:rsidR="00000000" w:rsidDel="00000000" w:rsidP="00000000" w:rsidRDefault="00000000" w:rsidRPr="00000000" w14:paraId="00000016">
      <w:pPr>
        <w:ind w:left="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Proof by induction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Base case: m(0) =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0+1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- 1 = 2 - 1 = 1 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Inductive step: m(h) = 1 + 2m(h -1)</w:t>
        <w:br w:type="textWrapping"/>
        <w:t xml:space="preserve">                                 = 1 + 2(2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(h-1)+1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- 1)</w:t>
        <w:br w:type="textWrapping"/>
        <w:t xml:space="preserve">                                 = 1 + 2 *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- 2 =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h+1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- 1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Therefore we have (2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h+1</w:t>
      </w: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 - 1) ≤ n. By solving it we have h ≤ log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(n+1) - 1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height of the tree depends on the order of which data to insert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For every BST, O(log n) is the lower bound running time and O(n) is the upper bound running time. </w:t>
      </w:r>
    </w:p>
    <w:p w:rsidR="00000000" w:rsidDel="00000000" w:rsidP="00000000" w:rsidRDefault="00000000" w:rsidRPr="00000000" w14:paraId="0000001D">
      <w:pPr>
        <w:ind w:left="72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/>
      <w:pgMar w:bottom="1440" w:top="1440" w:left="1440" w:right="1440" w:header="720" w:footer="720"/>
      <w:pgNumType w:start="1"/>
      <w:sectPrChange w:author="Sunny Patel" w:id="0" w:date="2020-03-07T23:23:28Z">
        <w:sectPr w:rsidR="000000" w:rsidDel="000000" w:rsidRPr="000000" w:rsidSect="000000">
          <w:pgMar w:bottom="1440" w:top="1440" w:left="1440" w:right="1440" w:header="720" w:footer="720"/>
          <w:pgNumType w:start="1"/>
          <w:pgSz w:h="15840" w:w="12240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>
        <w:ins w:author="Sunny Patel" w:id="3" w:date="2020-03-07T23:23:28Z"/>
      </w:rPr>
    </w:pPr>
    <w:ins w:author="Sunny Patel" w:id="3" w:date="2020-03-07T23:23:28Z">
      <w:r w:rsidDel="00000000" w:rsidR="00000000" w:rsidRPr="00000000">
        <w:rPr>
          <w:rtl w:val="0"/>
        </w:rPr>
      </w:r>
    </w:ins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nrnw03t7conb" w:id="2"/>
    <w:bookmarkEnd w:id="2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CS 225 Spring 2019 :: TA Lecture Notes </w:t>
    </w:r>
  </w:p>
  <w:p w:rsidR="00000000" w:rsidDel="00000000" w:rsidP="00000000" w:rsidRDefault="00000000" w:rsidRPr="00000000" w14:paraId="00000020">
    <w:pPr>
      <w:pStyle w:val="Title"/>
      <w:keepNext w:val="0"/>
      <w:keepLines w:val="0"/>
      <w:spacing w:after="0" w:line="240" w:lineRule="auto"/>
      <w:rPr/>
    </w:pPr>
    <w:bookmarkStart w:colFirst="0" w:colLast="0" w:name="_6tauivf3976u" w:id="3"/>
    <w:bookmarkEnd w:id="3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2/22  BST Remove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Style w:val="Subtitle"/>
      <w:keepNext w:val="0"/>
      <w:keepLines w:val="0"/>
      <w:spacing w:after="0" w:before="200" w:line="240" w:lineRule="auto"/>
      <w:rPr>
        <w:rFonts w:ascii="Economica" w:cs="Economica" w:eastAsia="Economica" w:hAnsi="Economica"/>
        <w:sz w:val="28"/>
        <w:szCs w:val="28"/>
      </w:rPr>
    </w:pPr>
    <w:bookmarkStart w:colFirst="0" w:colLast="0" w:name="_37lxvx553323" w:id="4"/>
    <w:bookmarkEnd w:id="4"/>
    <w:r w:rsidDel="00000000" w:rsidR="00000000" w:rsidRPr="00000000">
      <w:rPr>
        <w:rFonts w:ascii="Economica" w:cs="Economica" w:eastAsia="Economica" w:hAnsi="Economica"/>
        <w:sz w:val="28"/>
        <w:szCs w:val="28"/>
        <w:rtl w:val="0"/>
      </w:rPr>
      <w:t xml:space="preserve">By Wenjie</w:t>
    </w:r>
  </w:p>
  <w:p w:rsidR="00000000" w:rsidDel="00000000" w:rsidP="00000000" w:rsidRDefault="00000000" w:rsidRPr="00000000" w14:paraId="00000022">
    <w:pPr>
      <w:spacing w:before="200" w:line="360" w:lineRule="auto"/>
      <w:rPr/>
    </w:pPr>
    <w:r w:rsidDel="00000000" w:rsidR="00000000" w:rsidRPr="00000000">
      <w:rPr>
        <w:rFonts w:ascii="Open Sans" w:cs="Open Sans" w:eastAsia="Open Sans" w:hAnsi="Open Sans"/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9" name="image10.png"/>
          <a:graphic>
            <a:graphicData uri="http://schemas.openxmlformats.org/drawingml/2006/picture">
              <pic:pic>
                <pic:nvPicPr>
                  <pic:cNvPr descr="horizontal line" id="0" name="image10.png"/>
                  <pic:cNvPicPr preferRelativeResize="0"/>
                </pic:nvPicPr>
                <pic:blipFill>
                  <a:blip r:embed="rId1">
                    <a:alphaModFix amt="51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NovaMono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