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3"/>
        <w:ind w:left="0" w:firstLine="0"/>
        <w:rPr>
          <w:rFonts w:ascii="Lora" w:cs="Lora" w:eastAsia="Lora" w:hAnsi="Lora"/>
          <w:b w:val="1"/>
          <w:color w:val="666666"/>
        </w:rPr>
      </w:pPr>
      <w:bookmarkStart w:colFirst="0" w:colLast="0" w:name="_6ni70rfkydbf" w:id="0"/>
      <w:bookmarkEnd w:id="0"/>
      <w:r w:rsidDel="00000000" w:rsidR="00000000" w:rsidRPr="00000000">
        <w:rPr>
          <w:rFonts w:ascii="Lora" w:cs="Lora" w:eastAsia="Lora" w:hAnsi="Lora"/>
          <w:b w:val="1"/>
          <w:color w:val="666666"/>
          <w:rtl w:val="0"/>
        </w:rPr>
        <w:t xml:space="preserve">Range based search in a kD-Tree</w:t>
      </w:r>
    </w:p>
    <w:p w:rsidR="00000000" w:rsidDel="00000000" w:rsidP="00000000" w:rsidRDefault="00000000" w:rsidRPr="00000000" w14:paraId="00000002">
      <w:pPr>
        <w:numPr>
          <w:ilvl w:val="1"/>
          <w:numId w:val="5"/>
        </w:numPr>
        <w:ind w:left="1440" w:hanging="360"/>
        <w:rPr>
          <w:rFonts w:ascii="Lora" w:cs="Lora" w:eastAsia="Lora" w:hAnsi="Lora"/>
          <w:b w:val="1"/>
          <w:color w:val="666666"/>
        </w:rPr>
      </w:pPr>
      <w:r w:rsidDel="00000000" w:rsidR="00000000" w:rsidRPr="00000000">
        <w:rPr>
          <w:rFonts w:ascii="Lora" w:cs="Lora" w:eastAsia="Lora" w:hAnsi="Lora"/>
          <w:color w:val="666666"/>
          <w:rtl w:val="0"/>
        </w:rPr>
        <w:t xml:space="preserve">Given a set of points P = {p</w:t>
      </w:r>
      <w:r w:rsidDel="00000000" w:rsidR="00000000" w:rsidRPr="00000000">
        <w:rPr>
          <w:rFonts w:ascii="Lora" w:cs="Lora" w:eastAsia="Lora" w:hAnsi="Lora"/>
          <w:color w:val="666666"/>
          <w:vertAlign w:val="subscript"/>
          <w:rtl w:val="0"/>
        </w:rPr>
        <w:t xml:space="preserve">1</w:t>
      </w:r>
      <w:r w:rsidDel="00000000" w:rsidR="00000000" w:rsidRPr="00000000">
        <w:rPr>
          <w:rFonts w:ascii="Lora" w:cs="Lora" w:eastAsia="Lora" w:hAnsi="Lora"/>
          <w:color w:val="666666"/>
          <w:rtl w:val="0"/>
        </w:rPr>
        <w:t xml:space="preserve">,...,p</w:t>
      </w:r>
      <w:r w:rsidDel="00000000" w:rsidR="00000000" w:rsidRPr="00000000">
        <w:rPr>
          <w:rFonts w:ascii="Lora" w:cs="Lora" w:eastAsia="Lora" w:hAnsi="Lora"/>
          <w:color w:val="666666"/>
          <w:vertAlign w:val="subscript"/>
          <w:rtl w:val="0"/>
        </w:rPr>
        <w:t xml:space="preserve">n</w:t>
      </w:r>
      <w:r w:rsidDel="00000000" w:rsidR="00000000" w:rsidRPr="00000000">
        <w:rPr>
          <w:rFonts w:ascii="Lora" w:cs="Lora" w:eastAsia="Lora" w:hAnsi="Lora"/>
          <w:color w:val="666666"/>
          <w:rtl w:val="0"/>
        </w:rPr>
        <w:t xml:space="preserve">}, find the points in a range [a, b]</w:t>
      </w:r>
    </w:p>
    <w:p w:rsidR="00000000" w:rsidDel="00000000" w:rsidP="00000000" w:rsidRDefault="00000000" w:rsidRPr="00000000" w14:paraId="00000003">
      <w:pPr>
        <w:numPr>
          <w:ilvl w:val="1"/>
          <w:numId w:val="5"/>
        </w:numPr>
        <w:ind w:left="1440" w:hanging="360"/>
        <w:rPr>
          <w:rFonts w:ascii="Lora" w:cs="Lora" w:eastAsia="Lora" w:hAnsi="Lora"/>
          <w:color w:val="666666"/>
        </w:rPr>
      </w:pPr>
      <w:r w:rsidDel="00000000" w:rsidR="00000000" w:rsidRPr="00000000">
        <w:rPr>
          <w:rFonts w:ascii="Lora" w:cs="Lora" w:eastAsia="Lora" w:hAnsi="Lora"/>
          <w:color w:val="666666"/>
          <w:rtl w:val="0"/>
        </w:rPr>
        <w:t xml:space="preserve">Build the kD-tree: use an AVL tree, but put all data in the leaves</w:t>
      </w:r>
    </w:p>
    <w:p w:rsidR="00000000" w:rsidDel="00000000" w:rsidP="00000000" w:rsidRDefault="00000000" w:rsidRPr="00000000" w14:paraId="00000004">
      <w:pPr>
        <w:numPr>
          <w:ilvl w:val="1"/>
          <w:numId w:val="5"/>
        </w:numPr>
        <w:ind w:left="1440" w:hanging="360"/>
        <w:rPr>
          <w:rFonts w:ascii="Lora" w:cs="Lora" w:eastAsia="Lora" w:hAnsi="Lora"/>
          <w:color w:val="666666"/>
        </w:rPr>
      </w:pPr>
      <w:r w:rsidDel="00000000" w:rsidR="00000000" w:rsidRPr="00000000">
        <w:rPr>
          <w:rFonts w:ascii="Lora" w:cs="Lora" w:eastAsia="Lora" w:hAnsi="Lora"/>
          <w:color w:val="666666"/>
          <w:rtl w:val="0"/>
        </w:rPr>
        <w:t xml:space="preserve">Search is very similar with BST:</w:t>
      </w:r>
    </w:p>
    <w:p w:rsidR="00000000" w:rsidDel="00000000" w:rsidP="00000000" w:rsidRDefault="00000000" w:rsidRPr="00000000" w14:paraId="00000005">
      <w:pPr>
        <w:numPr>
          <w:ilvl w:val="2"/>
          <w:numId w:val="5"/>
        </w:numPr>
        <w:ind w:left="2160" w:hanging="360"/>
        <w:rPr>
          <w:rFonts w:ascii="Lora" w:cs="Lora" w:eastAsia="Lora" w:hAnsi="Lora"/>
          <w:color w:val="666666"/>
        </w:rPr>
      </w:pPr>
      <w:r w:rsidDel="00000000" w:rsidR="00000000" w:rsidRPr="00000000">
        <w:rPr>
          <w:rFonts w:ascii="Lora" w:cs="Lora" w:eastAsia="Lora" w:hAnsi="Lora"/>
          <w:color w:val="666666"/>
          <w:rtl w:val="0"/>
        </w:rPr>
        <w:t xml:space="preserve">If dataToFind &lt;= node.data, go left</w:t>
      </w:r>
    </w:p>
    <w:p w:rsidR="00000000" w:rsidDel="00000000" w:rsidP="00000000" w:rsidRDefault="00000000" w:rsidRPr="00000000" w14:paraId="00000006">
      <w:pPr>
        <w:numPr>
          <w:ilvl w:val="2"/>
          <w:numId w:val="5"/>
        </w:numPr>
        <w:ind w:left="2160" w:hanging="360"/>
        <w:rPr>
          <w:rFonts w:ascii="Lora" w:cs="Lora" w:eastAsia="Lora" w:hAnsi="Lora"/>
          <w:color w:val="666666"/>
        </w:rPr>
      </w:pPr>
      <w:r w:rsidDel="00000000" w:rsidR="00000000" w:rsidRPr="00000000">
        <w:rPr>
          <w:rFonts w:ascii="Lora" w:cs="Lora" w:eastAsia="Lora" w:hAnsi="Lora"/>
          <w:color w:val="666666"/>
          <w:rtl w:val="0"/>
        </w:rPr>
        <w:t xml:space="preserve">If dataToFind &gt; node.data, go right</w:t>
      </w:r>
    </w:p>
    <w:p w:rsidR="00000000" w:rsidDel="00000000" w:rsidP="00000000" w:rsidRDefault="00000000" w:rsidRPr="00000000" w14:paraId="00000007">
      <w:pPr>
        <w:numPr>
          <w:ilvl w:val="1"/>
          <w:numId w:val="5"/>
        </w:numPr>
        <w:ind w:left="1440" w:hanging="360"/>
        <w:rPr>
          <w:color w:val="666666"/>
        </w:rPr>
      </w:pPr>
      <w:r w:rsidDel="00000000" w:rsidR="00000000" w:rsidRPr="00000000">
        <w:rPr>
          <w:rFonts w:ascii="Lora" w:cs="Lora" w:eastAsia="Lora" w:hAnsi="Lora"/>
          <w:color w:val="666666"/>
          <w:rtl w:val="0"/>
        </w:rPr>
        <w:t xml:space="preserve">If the exact data was not found (eg. find 42), we get </w:t>
      </w:r>
      <w:r w:rsidDel="00000000" w:rsidR="00000000" w:rsidRPr="00000000">
        <w:rPr>
          <w:rFonts w:ascii="Lora" w:cs="Lora" w:eastAsia="Lora" w:hAnsi="Lora"/>
          <w:b w:val="1"/>
          <w:color w:val="666666"/>
          <w:rtl w:val="0"/>
        </w:rPr>
        <w:t xml:space="preserve">one past the data</w:t>
      </w:r>
      <w:r w:rsidDel="00000000" w:rsidR="00000000" w:rsidRPr="00000000">
        <w:rPr>
          <w:rFonts w:ascii="Lora" w:cs="Lora" w:eastAsia="Lora" w:hAnsi="Lora"/>
          <w:color w:val="666666"/>
          <w:rtl w:val="0"/>
        </w:rPr>
        <w:t xml:space="preserve">, an upper bound</w:t>
      </w:r>
    </w:p>
    <w:p w:rsidR="00000000" w:rsidDel="00000000" w:rsidP="00000000" w:rsidRDefault="00000000" w:rsidRPr="00000000" w14:paraId="00000008">
      <w:pPr>
        <w:numPr>
          <w:ilvl w:val="1"/>
          <w:numId w:val="5"/>
        </w:numPr>
        <w:ind w:left="1440" w:hanging="360"/>
        <w:rPr>
          <w:rFonts w:ascii="Lora" w:cs="Lora" w:eastAsia="Lora" w:hAnsi="Lora"/>
          <w:color w:val="666666"/>
        </w:rPr>
      </w:pPr>
      <w:r w:rsidDel="00000000" w:rsidR="00000000" w:rsidRPr="00000000">
        <w:rPr>
          <w:rFonts w:ascii="Lora" w:cs="Lora" w:eastAsia="Lora" w:hAnsi="Lora"/>
          <w:color w:val="666666"/>
          <w:rtl w:val="0"/>
        </w:rPr>
        <w:t xml:space="preserve">We want to find all numbers between [11,41] efficiently</w:t>
      </w:r>
    </w:p>
    <w:p w:rsidR="00000000" w:rsidDel="00000000" w:rsidP="00000000" w:rsidRDefault="00000000" w:rsidRPr="00000000" w14:paraId="00000009">
      <w:pPr>
        <w:numPr>
          <w:ilvl w:val="2"/>
          <w:numId w:val="5"/>
        </w:numPr>
        <w:ind w:left="2160" w:hanging="360"/>
        <w:rPr>
          <w:rFonts w:ascii="Lora" w:cs="Lora" w:eastAsia="Lora" w:hAnsi="Lora"/>
          <w:color w:val="666666"/>
        </w:rPr>
      </w:pPr>
      <w:ins w:author="David Zhang" w:id="0" w:date="2020-04-09T17:31:47Z">
        <w:r w:rsidDel="00000000" w:rsidR="00000000" w:rsidRPr="00000000">
          <w:rPr>
            <w:rFonts w:ascii="Lora" w:cs="Lora" w:eastAsia="Lora" w:hAnsi="Lora"/>
            <w:color w:val="666666"/>
          </w:rPr>
          <w:drawing>
            <wp:inline distB="114300" distT="114300" distL="114300" distR="114300">
              <wp:extent cx="4481513" cy="2495587"/>
              <wp:effectExtent b="0" l="0" r="0" t="0"/>
              <wp:docPr id="6" name="image9.png"/>
              <a:graphic>
                <a:graphicData uri="http://schemas.openxmlformats.org/drawingml/2006/picture">
                  <pic:pic>
                    <pic:nvPicPr>
                      <pic:cNvPr id="0" name="image9.png"/>
                      <pic:cNvPicPr preferRelativeResize="0"/>
                    </pic:nvPicPr>
                    <pic:blipFill>
                      <a:blip r:embed="rId6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481513" cy="2495587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ins>
      <w:r w:rsidDel="00000000" w:rsidR="00000000" w:rsidRPr="00000000">
        <w:rPr>
          <w:rFonts w:ascii="Lora" w:cs="Lora" w:eastAsia="Lora" w:hAnsi="Lora"/>
          <w:color w:val="666666"/>
          <w:rtl w:val="0"/>
        </w:rPr>
        <w:t xml:space="preserve">Need to jump from 11 to 41 efficiently</w:t>
      </w:r>
    </w:p>
    <w:p w:rsidR="00000000" w:rsidDel="00000000" w:rsidP="00000000" w:rsidRDefault="00000000" w:rsidRPr="00000000" w14:paraId="0000000A">
      <w:pPr>
        <w:numPr>
          <w:ilvl w:val="2"/>
          <w:numId w:val="5"/>
        </w:numPr>
        <w:ind w:left="2160" w:hanging="360"/>
        <w:rPr>
          <w:rFonts w:ascii="Lora" w:cs="Lora" w:eastAsia="Lora" w:hAnsi="Lora"/>
          <w:color w:val="666666"/>
        </w:rPr>
      </w:pPr>
      <w:r w:rsidDel="00000000" w:rsidR="00000000" w:rsidRPr="00000000">
        <w:rPr>
          <w:rFonts w:ascii="Lora" w:cs="Lora" w:eastAsia="Lora" w:hAnsi="Lora"/>
          <w:color w:val="666666"/>
          <w:rtl w:val="0"/>
        </w:rPr>
        <w:t xml:space="preserve">So we make a linked list on data nodes</w:t>
      </w:r>
    </w:p>
    <w:p w:rsidR="00000000" w:rsidDel="00000000" w:rsidP="00000000" w:rsidRDefault="00000000" w:rsidRPr="00000000" w14:paraId="0000000B">
      <w:pPr>
        <w:ind w:left="1440" w:firstLine="0"/>
        <w:rPr>
          <w:rFonts w:ascii="Lora" w:cs="Lora" w:eastAsia="Lora" w:hAnsi="Lora"/>
          <w:color w:val="666666"/>
        </w:rPr>
      </w:pPr>
      <w:del w:author="David Zhang" w:id="0" w:date="2020-04-09T17:31:47Z">
        <w:r w:rsidDel="00000000" w:rsidR="00000000" w:rsidRPr="00000000">
          <w:rPr>
            <w:rFonts w:ascii="Lora" w:cs="Lora" w:eastAsia="Lora" w:hAnsi="Lora"/>
            <w:color w:val="666666"/>
          </w:rPr>
          <w:drawing>
            <wp:inline distB="114300" distT="114300" distL="114300" distR="114300">
              <wp:extent cx="4481513" cy="2495587"/>
              <wp:effectExtent b="0" l="0" r="0" t="0"/>
              <wp:docPr id="11" name="image9.png"/>
              <a:graphic>
                <a:graphicData uri="http://schemas.openxmlformats.org/drawingml/2006/picture">
                  <pic:pic>
                    <pic:nvPicPr>
                      <pic:cNvPr id="0" name="image9.png"/>
                      <pic:cNvPicPr preferRelativeResize="0"/>
                    </pic:nvPicPr>
                    <pic:blipFill>
                      <a:blip r:embed="rId6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481513" cy="2495587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del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numPr>
          <w:ilvl w:val="1"/>
          <w:numId w:val="5"/>
        </w:numPr>
        <w:ind w:left="1440" w:hanging="360"/>
        <w:rPr>
          <w:color w:val="666666"/>
        </w:rPr>
      </w:pPr>
      <w:r w:rsidDel="00000000" w:rsidR="00000000" w:rsidRPr="00000000">
        <w:rPr>
          <w:rFonts w:ascii="Lora" w:cs="Lora" w:eastAsia="Lora" w:hAnsi="Lora"/>
          <w:color w:val="666666"/>
          <w:rtl w:val="0"/>
        </w:rPr>
        <w:t xml:space="preserve">This is like running a </w:t>
      </w:r>
      <w:r w:rsidDel="00000000" w:rsidR="00000000" w:rsidRPr="00000000">
        <w:rPr>
          <w:rFonts w:ascii="Lora" w:cs="Lora" w:eastAsia="Lora" w:hAnsi="Lora"/>
          <w:b w:val="1"/>
          <w:color w:val="666666"/>
          <w:rtl w:val="0"/>
        </w:rPr>
        <w:t xml:space="preserve">binary search </w:t>
      </w:r>
      <w:r w:rsidDel="00000000" w:rsidR="00000000" w:rsidRPr="00000000">
        <w:rPr>
          <w:rFonts w:ascii="Lora" w:cs="Lora" w:eastAsia="Lora" w:hAnsi="Lora"/>
          <w:color w:val="666666"/>
          <w:rtl w:val="0"/>
        </w:rPr>
        <w:t xml:space="preserve">on a linked list</w:t>
      </w:r>
    </w:p>
    <w:p w:rsidR="00000000" w:rsidDel="00000000" w:rsidP="00000000" w:rsidRDefault="00000000" w:rsidRPr="00000000" w14:paraId="0000000D">
      <w:pPr>
        <w:numPr>
          <w:ilvl w:val="1"/>
          <w:numId w:val="5"/>
        </w:numPr>
        <w:ind w:left="1440" w:hanging="360"/>
        <w:rPr>
          <w:rFonts w:ascii="Lora" w:cs="Lora" w:eastAsia="Lora" w:hAnsi="Lora"/>
          <w:color w:val="666666"/>
        </w:rPr>
      </w:pPr>
      <w:r w:rsidDel="00000000" w:rsidR="00000000" w:rsidRPr="00000000">
        <w:rPr>
          <w:rFonts w:ascii="Lora" w:cs="Lora" w:eastAsia="Lora" w:hAnsi="Lora"/>
          <w:color w:val="666666"/>
          <w:rtl w:val="0"/>
        </w:rPr>
        <w:t xml:space="preserve">Runtime for finding all integers in a range [a, b]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numPr>
          <w:ilvl w:val="2"/>
          <w:numId w:val="5"/>
        </w:numPr>
        <w:ind w:left="2160" w:hanging="360"/>
        <w:rPr>
          <w:color w:val="666666"/>
        </w:rPr>
      </w:pPr>
      <w:r w:rsidDel="00000000" w:rsidR="00000000" w:rsidRPr="00000000">
        <w:rPr>
          <w:rFonts w:ascii="Lora" w:cs="Lora" w:eastAsia="Lora" w:hAnsi="Lora"/>
          <w:color w:val="666666"/>
          <w:rtl w:val="0"/>
        </w:rPr>
        <w:t xml:space="preserve">find lower bound </w:t>
      </w:r>
      <w:r w:rsidDel="00000000" w:rsidR="00000000" w:rsidRPr="00000000">
        <w:rPr>
          <w:rFonts w:ascii="Lora" w:cs="Lora" w:eastAsia="Lora" w:hAnsi="Lora"/>
          <w:b w:val="1"/>
          <w:color w:val="666666"/>
          <w:rtl w:val="0"/>
        </w:rPr>
        <w:t xml:space="preserve">a</w:t>
      </w:r>
      <w:r w:rsidDel="00000000" w:rsidR="00000000" w:rsidRPr="00000000">
        <w:rPr>
          <w:rFonts w:ascii="Lora" w:cs="Lora" w:eastAsia="Lora" w:hAnsi="Lora"/>
          <w:color w:val="666666"/>
          <w:rtl w:val="0"/>
        </w:rPr>
        <w:t xml:space="preserve"> in the tree: </w:t>
      </w:r>
      <w:r w:rsidDel="00000000" w:rsidR="00000000" w:rsidRPr="00000000">
        <w:rPr>
          <w:rFonts w:ascii="Lora" w:cs="Lora" w:eastAsia="Lora" w:hAnsi="Lora"/>
          <w:b w:val="1"/>
          <w:color w:val="666666"/>
          <w:rtl w:val="0"/>
        </w:rPr>
        <w:t xml:space="preserve">O(lg n)</w:t>
      </w:r>
    </w:p>
    <w:p w:rsidR="00000000" w:rsidDel="00000000" w:rsidP="00000000" w:rsidRDefault="00000000" w:rsidRPr="00000000" w14:paraId="0000000F">
      <w:pPr>
        <w:numPr>
          <w:ilvl w:val="2"/>
          <w:numId w:val="5"/>
        </w:numPr>
        <w:ind w:left="2160" w:hanging="360"/>
        <w:rPr>
          <w:color w:val="666666"/>
        </w:rPr>
      </w:pPr>
      <w:r w:rsidDel="00000000" w:rsidR="00000000" w:rsidRPr="00000000">
        <w:rPr>
          <w:rFonts w:ascii="Lora" w:cs="Lora" w:eastAsia="Lora" w:hAnsi="Lora"/>
          <w:color w:val="666666"/>
          <w:rtl w:val="0"/>
        </w:rPr>
        <w:t xml:space="preserve">find upper bound </w:t>
      </w:r>
      <w:r w:rsidDel="00000000" w:rsidR="00000000" w:rsidRPr="00000000">
        <w:rPr>
          <w:rFonts w:ascii="Lora" w:cs="Lora" w:eastAsia="Lora" w:hAnsi="Lora"/>
          <w:b w:val="1"/>
          <w:color w:val="666666"/>
          <w:rtl w:val="0"/>
        </w:rPr>
        <w:t xml:space="preserve">b</w:t>
      </w:r>
      <w:r w:rsidDel="00000000" w:rsidR="00000000" w:rsidRPr="00000000">
        <w:rPr>
          <w:rFonts w:ascii="Lora" w:cs="Lora" w:eastAsia="Lora" w:hAnsi="Lora"/>
          <w:color w:val="666666"/>
          <w:rtl w:val="0"/>
        </w:rPr>
        <w:t xml:space="preserve"> in the tree: </w:t>
      </w:r>
      <w:r w:rsidDel="00000000" w:rsidR="00000000" w:rsidRPr="00000000">
        <w:rPr>
          <w:rFonts w:ascii="Lora" w:cs="Lora" w:eastAsia="Lora" w:hAnsi="Lora"/>
          <w:b w:val="1"/>
          <w:color w:val="666666"/>
          <w:rtl w:val="0"/>
        </w:rPr>
        <w:t xml:space="preserve">O(lg n)</w:t>
      </w:r>
    </w:p>
    <w:p w:rsidR="00000000" w:rsidDel="00000000" w:rsidP="00000000" w:rsidRDefault="00000000" w:rsidRPr="00000000" w14:paraId="00000010">
      <w:pPr>
        <w:numPr>
          <w:ilvl w:val="2"/>
          <w:numId w:val="5"/>
        </w:numPr>
        <w:ind w:left="2160" w:hanging="360"/>
        <w:rPr>
          <w:color w:val="666666"/>
        </w:rPr>
      </w:pPr>
      <w:r w:rsidDel="00000000" w:rsidR="00000000" w:rsidRPr="00000000">
        <w:rPr>
          <w:rFonts w:ascii="Lora" w:cs="Lora" w:eastAsia="Lora" w:hAnsi="Lora"/>
          <w:color w:val="666666"/>
          <w:rtl w:val="0"/>
        </w:rPr>
        <w:t xml:space="preserve">traverse the linked list to find the elements in the middle: </w:t>
      </w:r>
      <w:r w:rsidDel="00000000" w:rsidR="00000000" w:rsidRPr="00000000">
        <w:rPr>
          <w:rFonts w:ascii="Lora" w:cs="Lora" w:eastAsia="Lora" w:hAnsi="Lora"/>
          <w:b w:val="1"/>
          <w:color w:val="666666"/>
          <w:rtl w:val="0"/>
        </w:rPr>
        <w:t xml:space="preserve">O(k)</w:t>
      </w:r>
      <w:r w:rsidDel="00000000" w:rsidR="00000000" w:rsidRPr="00000000">
        <w:rPr>
          <w:rFonts w:ascii="Lora" w:cs="Lora" w:eastAsia="Lora" w:hAnsi="Lora"/>
          <w:color w:val="666666"/>
          <w:rtl w:val="0"/>
        </w:rPr>
        <w:t xml:space="preserve">, where </w:t>
      </w:r>
      <w:r w:rsidDel="00000000" w:rsidR="00000000" w:rsidRPr="00000000">
        <w:rPr>
          <w:rFonts w:ascii="Lora" w:cs="Lora" w:eastAsia="Lora" w:hAnsi="Lora"/>
          <w:b w:val="1"/>
          <w:color w:val="666666"/>
          <w:rtl w:val="0"/>
        </w:rPr>
        <w:t xml:space="preserve">k</w:t>
      </w:r>
      <w:r w:rsidDel="00000000" w:rsidR="00000000" w:rsidRPr="00000000">
        <w:rPr>
          <w:rFonts w:ascii="Lora" w:cs="Lora" w:eastAsia="Lora" w:hAnsi="Lora"/>
          <w:color w:val="666666"/>
          <w:rtl w:val="0"/>
        </w:rPr>
        <w:t xml:space="preserve"> is the number of elements in this range</w:t>
      </w:r>
    </w:p>
    <w:p w:rsidR="00000000" w:rsidDel="00000000" w:rsidP="00000000" w:rsidRDefault="00000000" w:rsidRPr="00000000" w14:paraId="00000011">
      <w:pPr>
        <w:numPr>
          <w:ilvl w:val="2"/>
          <w:numId w:val="5"/>
        </w:numPr>
        <w:ind w:left="2160" w:hanging="360"/>
        <w:rPr>
          <w:color w:val="666666"/>
        </w:rPr>
      </w:pPr>
      <w:r w:rsidDel="00000000" w:rsidR="00000000" w:rsidRPr="00000000">
        <w:rPr>
          <w:rFonts w:ascii="Lora" w:cs="Lora" w:eastAsia="Lora" w:hAnsi="Lora"/>
          <w:color w:val="666666"/>
          <w:rtl w:val="0"/>
        </w:rPr>
        <w:t xml:space="preserve">So total is </w:t>
      </w:r>
      <w:r w:rsidDel="00000000" w:rsidR="00000000" w:rsidRPr="00000000">
        <w:rPr>
          <w:rFonts w:ascii="Lora" w:cs="Lora" w:eastAsia="Lora" w:hAnsi="Lora"/>
          <w:b w:val="1"/>
          <w:color w:val="666666"/>
          <w:u w:val="single"/>
          <w:rtl w:val="0"/>
        </w:rPr>
        <w:t xml:space="preserve">O(lg(n) + k)</w:t>
      </w:r>
    </w:p>
    <w:p w:rsidR="00000000" w:rsidDel="00000000" w:rsidP="00000000" w:rsidRDefault="00000000" w:rsidRPr="00000000" w14:paraId="00000012">
      <w:pPr>
        <w:numPr>
          <w:ilvl w:val="1"/>
          <w:numId w:val="5"/>
        </w:numPr>
        <w:ind w:left="1440" w:hanging="360"/>
        <w:rPr>
          <w:rFonts w:ascii="Lora" w:cs="Lora" w:eastAsia="Lora" w:hAnsi="Lora"/>
          <w:color w:val="666666"/>
        </w:rPr>
      </w:pPr>
      <w:r w:rsidDel="00000000" w:rsidR="00000000" w:rsidRPr="00000000">
        <w:rPr>
          <w:rFonts w:ascii="Lora" w:cs="Lora" w:eastAsia="Lora" w:hAnsi="Lora"/>
          <w:color w:val="666666"/>
          <w:rtl w:val="0"/>
        </w:rPr>
        <w:t xml:space="preserve">Analysis</w:t>
      </w:r>
    </w:p>
    <w:p w:rsidR="00000000" w:rsidDel="00000000" w:rsidP="00000000" w:rsidRDefault="00000000" w:rsidRPr="00000000" w14:paraId="00000013">
      <w:pPr>
        <w:numPr>
          <w:ilvl w:val="2"/>
          <w:numId w:val="5"/>
        </w:numPr>
        <w:ind w:left="2160" w:hanging="360"/>
        <w:rPr>
          <w:color w:val="666666"/>
        </w:rPr>
      </w:pPr>
      <w:r w:rsidDel="00000000" w:rsidR="00000000" w:rsidRPr="00000000">
        <w:rPr>
          <w:rFonts w:ascii="Lora" w:cs="Lora" w:eastAsia="Lora" w:hAnsi="Lora"/>
          <w:color w:val="666666"/>
          <w:rtl w:val="0"/>
        </w:rPr>
        <w:t xml:space="preserve">runtime depends on the situation: </w:t>
      </w:r>
      <w:r w:rsidDel="00000000" w:rsidR="00000000" w:rsidRPr="00000000">
        <w:rPr>
          <w:rFonts w:ascii="Lora" w:cs="Lora" w:eastAsia="Lora" w:hAnsi="Lora"/>
          <w:b w:val="1"/>
          <w:color w:val="666666"/>
          <w:rtl w:val="0"/>
        </w:rPr>
        <w:t xml:space="preserve">k</w:t>
      </w:r>
      <w:r w:rsidDel="00000000" w:rsidR="00000000" w:rsidRPr="00000000">
        <w:rPr>
          <w:rFonts w:ascii="Lora" w:cs="Lora" w:eastAsia="Lora" w:hAnsi="Lora"/>
          <w:color w:val="666666"/>
          <w:rtl w:val="0"/>
        </w:rPr>
        <w:t xml:space="preserve"> or </w:t>
      </w:r>
      <w:r w:rsidDel="00000000" w:rsidR="00000000" w:rsidRPr="00000000">
        <w:rPr>
          <w:rFonts w:ascii="Lora" w:cs="Lora" w:eastAsia="Lora" w:hAnsi="Lora"/>
          <w:b w:val="1"/>
          <w:color w:val="666666"/>
          <w:rtl w:val="0"/>
        </w:rPr>
        <w:t xml:space="preserve">lg(n)</w:t>
      </w:r>
      <w:r w:rsidDel="00000000" w:rsidR="00000000" w:rsidRPr="00000000">
        <w:rPr>
          <w:rFonts w:ascii="Lora" w:cs="Lora" w:eastAsia="Lora" w:hAnsi="Lora"/>
          <w:color w:val="666666"/>
          <w:rtl w:val="0"/>
        </w:rPr>
        <w:t xml:space="preserve"> might dominate the term</w:t>
      </w:r>
    </w:p>
    <w:p w:rsidR="00000000" w:rsidDel="00000000" w:rsidP="00000000" w:rsidRDefault="00000000" w:rsidRPr="00000000" w14:paraId="00000014">
      <w:pPr>
        <w:numPr>
          <w:ilvl w:val="2"/>
          <w:numId w:val="5"/>
        </w:numPr>
        <w:spacing w:after="0" w:afterAutospacing="0"/>
        <w:ind w:left="2160" w:hanging="360"/>
        <w:rPr>
          <w:rFonts w:ascii="Lora" w:cs="Lora" w:eastAsia="Lora" w:hAnsi="Lora"/>
          <w:color w:val="666666"/>
        </w:rPr>
      </w:pPr>
      <w:r w:rsidDel="00000000" w:rsidR="00000000" w:rsidRPr="00000000">
        <w:rPr>
          <w:rFonts w:ascii="Lora" w:cs="Lora" w:eastAsia="Lora" w:hAnsi="Lora"/>
          <w:color w:val="666666"/>
          <w:rtl w:val="0"/>
        </w:rPr>
        <w:t xml:space="preserve">No better than running a binary search on an array, but no worse</w:t>
      </w:r>
    </w:p>
    <w:p w:rsidR="00000000" w:rsidDel="00000000" w:rsidP="00000000" w:rsidRDefault="00000000" w:rsidRPr="00000000" w14:paraId="00000015">
      <w:pPr>
        <w:pStyle w:val="Heading3"/>
        <w:numPr>
          <w:ilvl w:val="0"/>
          <w:numId w:val="5"/>
        </w:numPr>
        <w:spacing w:after="0" w:afterAutospacing="0" w:before="0" w:beforeAutospacing="0"/>
        <w:ind w:left="720" w:hanging="360"/>
        <w:rPr>
          <w:rFonts w:ascii="Lora" w:cs="Lora" w:eastAsia="Lora" w:hAnsi="Lora"/>
          <w:b w:val="1"/>
          <w:color w:val="666666"/>
        </w:rPr>
      </w:pPr>
      <w:bookmarkStart w:colFirst="0" w:colLast="0" w:name="_kulunt4fl3lg" w:id="1"/>
      <w:bookmarkEnd w:id="1"/>
      <w:r w:rsidDel="00000000" w:rsidR="00000000" w:rsidRPr="00000000">
        <w:rPr>
          <w:rFonts w:ascii="Lora" w:cs="Lora" w:eastAsia="Lora" w:hAnsi="Lora"/>
          <w:b w:val="1"/>
          <w:color w:val="666666"/>
          <w:rtl w:val="0"/>
        </w:rPr>
        <w:t xml:space="preserve">Range search in 2-dimensions</w:t>
      </w:r>
    </w:p>
    <w:p w:rsidR="00000000" w:rsidDel="00000000" w:rsidP="00000000" w:rsidRDefault="00000000" w:rsidRPr="00000000" w14:paraId="00000016">
      <w:pPr>
        <w:numPr>
          <w:ilvl w:val="1"/>
          <w:numId w:val="5"/>
        </w:numPr>
        <w:ind w:left="1440" w:hanging="360"/>
        <w:rPr>
          <w:rFonts w:ascii="Lora" w:cs="Lora" w:eastAsia="Lora" w:hAnsi="Lora"/>
          <w:color w:val="666666"/>
        </w:rPr>
      </w:pPr>
      <w:r w:rsidDel="00000000" w:rsidR="00000000" w:rsidRPr="00000000">
        <w:rPr>
          <w:rFonts w:ascii="Lora" w:cs="Lora" w:eastAsia="Lora" w:hAnsi="Lora"/>
          <w:color w:val="666666"/>
          <w:rtl w:val="0"/>
        </w:rPr>
        <w:t xml:space="preserve">Given P = {p</w:t>
      </w:r>
      <w:r w:rsidDel="00000000" w:rsidR="00000000" w:rsidRPr="00000000">
        <w:rPr>
          <w:rFonts w:ascii="Lora" w:cs="Lora" w:eastAsia="Lora" w:hAnsi="Lora"/>
          <w:color w:val="666666"/>
          <w:vertAlign w:val="subscript"/>
          <w:rtl w:val="0"/>
        </w:rPr>
        <w:t xml:space="preserve">0</w:t>
      </w:r>
      <w:r w:rsidDel="00000000" w:rsidR="00000000" w:rsidRPr="00000000">
        <w:rPr>
          <w:rFonts w:ascii="Lora" w:cs="Lora" w:eastAsia="Lora" w:hAnsi="Lora"/>
          <w:color w:val="666666"/>
          <w:rtl w:val="0"/>
        </w:rPr>
        <w:t xml:space="preserve">, p</w:t>
      </w:r>
      <w:r w:rsidDel="00000000" w:rsidR="00000000" w:rsidRPr="00000000">
        <w:rPr>
          <w:rFonts w:ascii="Lora" w:cs="Lora" w:eastAsia="Lora" w:hAnsi="Lora"/>
          <w:color w:val="666666"/>
          <w:vertAlign w:val="subscript"/>
          <w:rtl w:val="0"/>
        </w:rPr>
        <w:t xml:space="preserve">1</w:t>
      </w:r>
      <w:r w:rsidDel="00000000" w:rsidR="00000000" w:rsidRPr="00000000">
        <w:rPr>
          <w:rFonts w:ascii="Lora" w:cs="Lora" w:eastAsia="Lora" w:hAnsi="Lora"/>
          <w:color w:val="666666"/>
          <w:rtl w:val="0"/>
        </w:rPr>
        <w:t xml:space="preserve">, …, p</w:t>
      </w:r>
      <w:r w:rsidDel="00000000" w:rsidR="00000000" w:rsidRPr="00000000">
        <w:rPr>
          <w:rFonts w:ascii="Lora" w:cs="Lora" w:eastAsia="Lora" w:hAnsi="Lora"/>
          <w:color w:val="666666"/>
          <w:vertAlign w:val="subscript"/>
          <w:rtl w:val="0"/>
        </w:rPr>
        <w:t xml:space="preserve">n</w:t>
      </w:r>
      <w:r w:rsidDel="00000000" w:rsidR="00000000" w:rsidRPr="00000000">
        <w:rPr>
          <w:rFonts w:ascii="Lora" w:cs="Lora" w:eastAsia="Lora" w:hAnsi="Lora"/>
          <w:color w:val="666666"/>
          <w:rtl w:val="0"/>
        </w:rPr>
        <w:t xml:space="preserve">}, where each p</w:t>
      </w:r>
      <w:r w:rsidDel="00000000" w:rsidR="00000000" w:rsidRPr="00000000">
        <w:rPr>
          <w:rFonts w:ascii="Lora" w:cs="Lora" w:eastAsia="Lora" w:hAnsi="Lora"/>
          <w:color w:val="666666"/>
          <w:vertAlign w:val="subscript"/>
          <w:rtl w:val="0"/>
        </w:rPr>
        <w:t xml:space="preserve">i</w:t>
      </w:r>
      <w:r w:rsidDel="00000000" w:rsidR="00000000" w:rsidRPr="00000000">
        <w:rPr>
          <w:rFonts w:ascii="Lora" w:cs="Lora" w:eastAsia="Lora" w:hAnsi="Lora"/>
          <w:color w:val="666666"/>
          <w:rtl w:val="0"/>
        </w:rPr>
        <w:t xml:space="preserve"> is a point in 2-D space</w:t>
      </w:r>
    </w:p>
    <w:p w:rsidR="00000000" w:rsidDel="00000000" w:rsidP="00000000" w:rsidRDefault="00000000" w:rsidRPr="00000000" w14:paraId="00000017">
      <w:pPr>
        <w:numPr>
          <w:ilvl w:val="2"/>
          <w:numId w:val="5"/>
        </w:numPr>
        <w:ind w:left="2160" w:hanging="360"/>
        <w:rPr>
          <w:rFonts w:ascii="Lora" w:cs="Lora" w:eastAsia="Lora" w:hAnsi="Lora"/>
          <w:color w:val="666666"/>
        </w:rPr>
      </w:pPr>
      <w:r w:rsidDel="00000000" w:rsidR="00000000" w:rsidRPr="00000000">
        <w:rPr>
          <w:rFonts w:ascii="Lora" w:cs="Lora" w:eastAsia="Lora" w:hAnsi="Lora"/>
          <w:color w:val="666666"/>
          <w:rtl w:val="0"/>
        </w:rPr>
        <w:t xml:space="preserve">find all the points in a rectangle {(x</w:t>
      </w:r>
      <w:r w:rsidDel="00000000" w:rsidR="00000000" w:rsidRPr="00000000">
        <w:rPr>
          <w:rFonts w:ascii="Lora" w:cs="Lora" w:eastAsia="Lora" w:hAnsi="Lora"/>
          <w:color w:val="666666"/>
          <w:vertAlign w:val="subscript"/>
          <w:rtl w:val="0"/>
        </w:rPr>
        <w:t xml:space="preserve">1</w:t>
      </w:r>
      <w:r w:rsidDel="00000000" w:rsidR="00000000" w:rsidRPr="00000000">
        <w:rPr>
          <w:rFonts w:ascii="Lora" w:cs="Lora" w:eastAsia="Lora" w:hAnsi="Lora"/>
          <w:color w:val="666666"/>
          <w:rtl w:val="0"/>
        </w:rPr>
        <w:t xml:space="preserve">, y</w:t>
      </w:r>
      <w:r w:rsidDel="00000000" w:rsidR="00000000" w:rsidRPr="00000000">
        <w:rPr>
          <w:rFonts w:ascii="Lora" w:cs="Lora" w:eastAsia="Lora" w:hAnsi="Lora"/>
          <w:color w:val="666666"/>
          <w:vertAlign w:val="subscript"/>
          <w:rtl w:val="0"/>
        </w:rPr>
        <w:t xml:space="preserve">1</w:t>
      </w:r>
      <w:r w:rsidDel="00000000" w:rsidR="00000000" w:rsidRPr="00000000">
        <w:rPr>
          <w:rFonts w:ascii="Lora" w:cs="Lora" w:eastAsia="Lora" w:hAnsi="Lora"/>
          <w:color w:val="666666"/>
          <w:rtl w:val="0"/>
        </w:rPr>
        <w:t xml:space="preserve">), (x</w:t>
      </w:r>
      <w:r w:rsidDel="00000000" w:rsidR="00000000" w:rsidRPr="00000000">
        <w:rPr>
          <w:rFonts w:ascii="Lora" w:cs="Lora" w:eastAsia="Lora" w:hAnsi="Lora"/>
          <w:color w:val="666666"/>
          <w:vertAlign w:val="subscript"/>
          <w:rtl w:val="0"/>
        </w:rPr>
        <w:t xml:space="preserve">2</w:t>
      </w:r>
      <w:r w:rsidDel="00000000" w:rsidR="00000000" w:rsidRPr="00000000">
        <w:rPr>
          <w:rFonts w:ascii="Lora" w:cs="Lora" w:eastAsia="Lora" w:hAnsi="Lora"/>
          <w:color w:val="666666"/>
          <w:rtl w:val="0"/>
        </w:rPr>
        <w:t xml:space="preserve">, y</w:t>
      </w:r>
      <w:r w:rsidDel="00000000" w:rsidR="00000000" w:rsidRPr="00000000">
        <w:rPr>
          <w:rFonts w:ascii="Lora" w:cs="Lora" w:eastAsia="Lora" w:hAnsi="Lora"/>
          <w:color w:val="666666"/>
          <w:vertAlign w:val="subscript"/>
          <w:rtl w:val="0"/>
        </w:rPr>
        <w:t xml:space="preserve">2</w:t>
      </w:r>
      <w:r w:rsidDel="00000000" w:rsidR="00000000" w:rsidRPr="00000000">
        <w:rPr>
          <w:rFonts w:ascii="Lora" w:cs="Lora" w:eastAsia="Lora" w:hAnsi="Lora"/>
          <w:color w:val="666666"/>
          <w:rtl w:val="0"/>
        </w:rPr>
        <w:t xml:space="preserve">)}</w:t>
      </w:r>
    </w:p>
    <w:p w:rsidR="00000000" w:rsidDel="00000000" w:rsidP="00000000" w:rsidRDefault="00000000" w:rsidRPr="00000000" w14:paraId="00000018">
      <w:pPr>
        <w:numPr>
          <w:ilvl w:val="2"/>
          <w:numId w:val="5"/>
        </w:numPr>
        <w:ind w:left="2160" w:hanging="360"/>
        <w:rPr>
          <w:rFonts w:ascii="Lora" w:cs="Lora" w:eastAsia="Lora" w:hAnsi="Lora"/>
          <w:color w:val="666666"/>
        </w:rPr>
      </w:pPr>
      <w:r w:rsidDel="00000000" w:rsidR="00000000" w:rsidRPr="00000000">
        <w:rPr>
          <w:rFonts w:ascii="Lora" w:cs="Lora" w:eastAsia="Lora" w:hAnsi="Lora"/>
          <w:color w:val="666666"/>
          <w:rtl w:val="0"/>
        </w:rPr>
        <w:t xml:space="preserve">find the nearest point to (x, y)</w:t>
      </w:r>
    </w:p>
    <w:p w:rsidR="00000000" w:rsidDel="00000000" w:rsidP="00000000" w:rsidRDefault="00000000" w:rsidRPr="00000000" w14:paraId="00000019">
      <w:pPr>
        <w:numPr>
          <w:ilvl w:val="1"/>
          <w:numId w:val="5"/>
        </w:numPr>
        <w:ind w:left="1440" w:hanging="360"/>
        <w:rPr>
          <w:rFonts w:ascii="Lora" w:cs="Lora" w:eastAsia="Lora" w:hAnsi="Lora"/>
          <w:color w:val="666666"/>
        </w:rPr>
      </w:pPr>
      <w:r w:rsidDel="00000000" w:rsidR="00000000" w:rsidRPr="00000000">
        <w:rPr>
          <w:rFonts w:ascii="Lora" w:cs="Lora" w:eastAsia="Lora" w:hAnsi="Lora"/>
          <w:color w:val="666666"/>
          <w:rtl w:val="0"/>
        </w:rPr>
        <w:t xml:space="preserve">Very widely asked questions in the real world. Eg: in image recognition</w:t>
      </w:r>
    </w:p>
    <w:p w:rsidR="00000000" w:rsidDel="00000000" w:rsidP="00000000" w:rsidRDefault="00000000" w:rsidRPr="00000000" w14:paraId="0000001A">
      <w:pPr>
        <w:numPr>
          <w:ilvl w:val="1"/>
          <w:numId w:val="3"/>
        </w:numPr>
        <w:ind w:left="1440" w:hanging="360"/>
        <w:rPr>
          <w:rFonts w:ascii="Lora" w:cs="Lora" w:eastAsia="Lora" w:hAnsi="Lora"/>
          <w:color w:val="666666"/>
        </w:rPr>
      </w:pPr>
      <w:r w:rsidDel="00000000" w:rsidR="00000000" w:rsidRPr="00000000">
        <w:rPr>
          <w:rFonts w:ascii="Lora" w:cs="Lora" w:eastAsia="Lora" w:hAnsi="Lora"/>
          <w:color w:val="666666"/>
          <w:rtl w:val="0"/>
        </w:rPr>
        <w:t xml:space="preserve">We still want to do a binary search, but a simple array will not suffice. We build a kD-tree.</w:t>
      </w:r>
    </w:p>
    <w:p w:rsidR="00000000" w:rsidDel="00000000" w:rsidP="00000000" w:rsidRDefault="00000000" w:rsidRPr="00000000" w14:paraId="0000001B">
      <w:pPr>
        <w:ind w:left="720" w:firstLine="720"/>
        <w:rPr>
          <w:rFonts w:ascii="Lora" w:cs="Lora" w:eastAsia="Lora" w:hAnsi="Lora"/>
          <w:color w:val="666666"/>
        </w:rPr>
      </w:pPr>
      <w:r w:rsidDel="00000000" w:rsidR="00000000" w:rsidRPr="00000000">
        <w:rPr>
          <w:rFonts w:ascii="Lora" w:cs="Lora" w:eastAsia="Lora" w:hAnsi="Lora"/>
          <w:color w:val="666666"/>
        </w:rPr>
        <w:drawing>
          <wp:inline distB="114300" distT="114300" distL="114300" distR="114300">
            <wp:extent cx="3087858" cy="2090738"/>
            <wp:effectExtent b="0" l="0" r="0" t="0"/>
            <wp:docPr id="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87858" cy="20907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numPr>
          <w:ilvl w:val="2"/>
          <w:numId w:val="3"/>
        </w:numPr>
        <w:ind w:left="2160" w:hanging="360"/>
        <w:rPr>
          <w:color w:val="666666"/>
        </w:rPr>
      </w:pPr>
      <w:r w:rsidDel="00000000" w:rsidR="00000000" w:rsidRPr="00000000">
        <w:rPr>
          <w:rFonts w:ascii="Lora" w:cs="Lora" w:eastAsia="Lora" w:hAnsi="Lora"/>
          <w:color w:val="666666"/>
          <w:rtl w:val="0"/>
        </w:rPr>
        <w:t xml:space="preserve">Build a root node: find a proper </w:t>
      </w:r>
      <w:r w:rsidDel="00000000" w:rsidR="00000000" w:rsidRPr="00000000">
        <w:rPr>
          <w:rFonts w:ascii="Lora" w:cs="Lora" w:eastAsia="Lora" w:hAnsi="Lora"/>
          <w:b w:val="1"/>
          <w:color w:val="666666"/>
          <w:rtl w:val="0"/>
        </w:rPr>
        <w:t xml:space="preserve">x</w:t>
      </w:r>
      <w:r w:rsidDel="00000000" w:rsidR="00000000" w:rsidRPr="00000000">
        <w:rPr>
          <w:rFonts w:ascii="Lora" w:cs="Lora" w:eastAsia="Lora" w:hAnsi="Lora"/>
          <w:color w:val="666666"/>
          <w:rtl w:val="0"/>
        </w:rPr>
        <w:t xml:space="preserve"> value to divide the space into 2 parts</w:t>
      </w:r>
    </w:p>
    <w:p w:rsidR="00000000" w:rsidDel="00000000" w:rsidP="00000000" w:rsidRDefault="00000000" w:rsidRPr="00000000" w14:paraId="0000001D">
      <w:pPr>
        <w:ind w:left="720" w:firstLine="720"/>
        <w:rPr>
          <w:rFonts w:ascii="Lora" w:cs="Lora" w:eastAsia="Lora" w:hAnsi="Lora"/>
          <w:color w:val="666666"/>
        </w:rPr>
      </w:pPr>
      <w:r w:rsidDel="00000000" w:rsidR="00000000" w:rsidRPr="00000000">
        <w:rPr>
          <w:rFonts w:ascii="Lora" w:cs="Lora" w:eastAsia="Lora" w:hAnsi="Lora"/>
          <w:color w:val="666666"/>
        </w:rPr>
        <w:drawing>
          <wp:inline distB="114300" distT="114300" distL="114300" distR="114300">
            <wp:extent cx="3192842" cy="2509838"/>
            <wp:effectExtent b="0" l="0" r="0" t="0"/>
            <wp:docPr id="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92842" cy="25098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numPr>
          <w:ilvl w:val="2"/>
          <w:numId w:val="3"/>
        </w:numPr>
        <w:ind w:left="2160" w:hanging="360"/>
        <w:rPr>
          <w:color w:val="666666"/>
        </w:rPr>
      </w:pPr>
      <w:r w:rsidDel="00000000" w:rsidR="00000000" w:rsidRPr="00000000">
        <w:rPr>
          <w:rFonts w:ascii="Lora" w:cs="Lora" w:eastAsia="Lora" w:hAnsi="Lora"/>
          <w:color w:val="666666"/>
          <w:rtl w:val="0"/>
        </w:rPr>
        <w:t xml:space="preserve">Continue partitioning: find a proper </w:t>
      </w:r>
      <w:r w:rsidDel="00000000" w:rsidR="00000000" w:rsidRPr="00000000">
        <w:rPr>
          <w:rFonts w:ascii="Lora" w:cs="Lora" w:eastAsia="Lora" w:hAnsi="Lora"/>
          <w:b w:val="1"/>
          <w:color w:val="666666"/>
          <w:rtl w:val="0"/>
        </w:rPr>
        <w:t xml:space="preserve">y</w:t>
      </w:r>
      <w:r w:rsidDel="00000000" w:rsidR="00000000" w:rsidRPr="00000000">
        <w:rPr>
          <w:rFonts w:ascii="Lora" w:cs="Lora" w:eastAsia="Lora" w:hAnsi="Lora"/>
          <w:color w:val="666666"/>
          <w:rtl w:val="0"/>
        </w:rPr>
        <w:t xml:space="preserve"> value for each subspace, and further divide each subspace into 2</w:t>
      </w:r>
    </w:p>
    <w:p w:rsidR="00000000" w:rsidDel="00000000" w:rsidP="00000000" w:rsidRDefault="00000000" w:rsidRPr="00000000" w14:paraId="0000001F">
      <w:pPr>
        <w:jc w:val="center"/>
        <w:rPr>
          <w:rFonts w:ascii="Lora" w:cs="Lora" w:eastAsia="Lora" w:hAnsi="Lora"/>
          <w:color w:val="666666"/>
        </w:rPr>
      </w:pPr>
      <w:r w:rsidDel="00000000" w:rsidR="00000000" w:rsidRPr="00000000">
        <w:rPr>
          <w:rFonts w:ascii="Lora" w:cs="Lora" w:eastAsia="Lora" w:hAnsi="Lora"/>
          <w:color w:val="666666"/>
        </w:rPr>
        <w:drawing>
          <wp:inline distB="114300" distT="114300" distL="114300" distR="114300">
            <wp:extent cx="3659074" cy="2519363"/>
            <wp:effectExtent b="0" l="0" r="0" t="0"/>
            <wp:docPr id="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59074" cy="25193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numPr>
          <w:ilvl w:val="2"/>
          <w:numId w:val="3"/>
        </w:numPr>
        <w:ind w:left="2160" w:hanging="360"/>
        <w:rPr>
          <w:color w:val="666666"/>
        </w:rPr>
      </w:pPr>
      <w:r w:rsidDel="00000000" w:rsidR="00000000" w:rsidRPr="00000000">
        <w:rPr>
          <w:rFonts w:ascii="Lora" w:cs="Lora" w:eastAsia="Lora" w:hAnsi="Lora"/>
          <w:color w:val="666666"/>
          <w:rtl w:val="0"/>
        </w:rPr>
        <w:t xml:space="preserve">Continue partitioning, and iterating through dimensions. So next we will partition each part depending on the </w:t>
      </w:r>
      <w:r w:rsidDel="00000000" w:rsidR="00000000" w:rsidRPr="00000000">
        <w:rPr>
          <w:rFonts w:ascii="Lora" w:cs="Lora" w:eastAsia="Lora" w:hAnsi="Lora"/>
          <w:b w:val="1"/>
          <w:color w:val="666666"/>
          <w:rtl w:val="0"/>
        </w:rPr>
        <w:t xml:space="preserve">x</w:t>
      </w:r>
      <w:r w:rsidDel="00000000" w:rsidR="00000000" w:rsidRPr="00000000">
        <w:rPr>
          <w:rFonts w:ascii="Lora" w:cs="Lora" w:eastAsia="Lora" w:hAnsi="Lora"/>
          <w:color w:val="666666"/>
          <w:rtl w:val="0"/>
        </w:rPr>
        <w:t xml:space="preserve"> value (for 3-D spaces, we divide on </w:t>
      </w:r>
      <w:r w:rsidDel="00000000" w:rsidR="00000000" w:rsidRPr="00000000">
        <w:rPr>
          <w:rFonts w:ascii="Lora" w:cs="Lora" w:eastAsia="Lora" w:hAnsi="Lora"/>
          <w:b w:val="1"/>
          <w:color w:val="666666"/>
          <w:rtl w:val="0"/>
        </w:rPr>
        <w:t xml:space="preserve">x, y, z </w:t>
      </w:r>
      <w:r w:rsidDel="00000000" w:rsidR="00000000" w:rsidRPr="00000000">
        <w:rPr>
          <w:rFonts w:ascii="Lora" w:cs="Lora" w:eastAsia="Lora" w:hAnsi="Lora"/>
          <w:color w:val="666666"/>
          <w:rtl w:val="0"/>
        </w:rPr>
        <w:t xml:space="preserve">dimension)</w:t>
      </w:r>
    </w:p>
    <w:p w:rsidR="00000000" w:rsidDel="00000000" w:rsidP="00000000" w:rsidRDefault="00000000" w:rsidRPr="00000000" w14:paraId="00000021">
      <w:pPr>
        <w:jc w:val="center"/>
        <w:rPr>
          <w:rFonts w:ascii="Lora" w:cs="Lora" w:eastAsia="Lora" w:hAnsi="Lora"/>
          <w:color w:val="666666"/>
        </w:rPr>
      </w:pPr>
      <w:r w:rsidDel="00000000" w:rsidR="00000000" w:rsidRPr="00000000">
        <w:rPr>
          <w:rFonts w:ascii="Lora" w:cs="Lora" w:eastAsia="Lora" w:hAnsi="Lora"/>
          <w:color w:val="666666"/>
        </w:rPr>
        <w:drawing>
          <wp:inline distB="114300" distT="114300" distL="114300" distR="114300">
            <wp:extent cx="3775038" cy="2547938"/>
            <wp:effectExtent b="0" l="0" r="0" t="0"/>
            <wp:docPr id="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75038" cy="25479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numPr>
          <w:ilvl w:val="2"/>
          <w:numId w:val="3"/>
        </w:numPr>
        <w:ind w:left="2160" w:hanging="360"/>
        <w:rPr>
          <w:rFonts w:ascii="Lora" w:cs="Lora" w:eastAsia="Lora" w:hAnsi="Lora"/>
          <w:color w:val="666666"/>
        </w:rPr>
      </w:pPr>
      <w:r w:rsidDel="00000000" w:rsidR="00000000" w:rsidRPr="00000000">
        <w:rPr>
          <w:rFonts w:ascii="Lora" w:cs="Lora" w:eastAsia="Lora" w:hAnsi="Lora"/>
          <w:color w:val="666666"/>
          <w:rtl w:val="0"/>
        </w:rPr>
        <w:t xml:space="preserve">Stop until every part only has one point. That point will be the leaf data.</w:t>
      </w:r>
    </w:p>
    <w:p w:rsidR="00000000" w:rsidDel="00000000" w:rsidP="00000000" w:rsidRDefault="00000000" w:rsidRPr="00000000" w14:paraId="00000023">
      <w:pPr>
        <w:ind w:left="720" w:firstLine="720"/>
        <w:rPr>
          <w:rFonts w:ascii="Lora" w:cs="Lora" w:eastAsia="Lora" w:hAnsi="Lora"/>
          <w:color w:val="666666"/>
        </w:rPr>
      </w:pPr>
      <w:r w:rsidDel="00000000" w:rsidR="00000000" w:rsidRPr="00000000">
        <w:rPr>
          <w:rFonts w:ascii="Lora" w:cs="Lora" w:eastAsia="Lora" w:hAnsi="Lora"/>
          <w:color w:val="666666"/>
        </w:rPr>
        <w:drawing>
          <wp:inline distB="114300" distT="114300" distL="114300" distR="114300">
            <wp:extent cx="3574707" cy="2462213"/>
            <wp:effectExtent b="0" l="0" r="0" t="0"/>
            <wp:docPr id="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74707" cy="24622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numPr>
          <w:ilvl w:val="2"/>
          <w:numId w:val="6"/>
        </w:numPr>
        <w:ind w:left="2160" w:hanging="360"/>
        <w:rPr>
          <w:rFonts w:ascii="Lora" w:cs="Lora" w:eastAsia="Lora" w:hAnsi="Lora"/>
          <w:color w:val="666666"/>
        </w:rPr>
      </w:pPr>
      <w:r w:rsidDel="00000000" w:rsidR="00000000" w:rsidRPr="00000000">
        <w:rPr>
          <w:rFonts w:ascii="Lora" w:cs="Lora" w:eastAsia="Lora" w:hAnsi="Lora"/>
          <w:color w:val="666666"/>
          <w:rtl w:val="0"/>
        </w:rPr>
        <w:t xml:space="preserve">The actual tree will be like this</w:t>
      </w:r>
    </w:p>
    <w:p w:rsidR="00000000" w:rsidDel="00000000" w:rsidP="00000000" w:rsidRDefault="00000000" w:rsidRPr="00000000" w14:paraId="00000025">
      <w:pPr>
        <w:rPr>
          <w:rFonts w:ascii="Lora" w:cs="Lora" w:eastAsia="Lora" w:hAnsi="Lora"/>
          <w:color w:val="666666"/>
        </w:rPr>
      </w:pPr>
      <w:r w:rsidDel="00000000" w:rsidR="00000000" w:rsidRPr="00000000">
        <w:rPr>
          <w:rFonts w:ascii="Lora" w:cs="Lora" w:eastAsia="Lora" w:hAnsi="Lora"/>
          <w:color w:val="666666"/>
        </w:rPr>
        <w:drawing>
          <wp:inline distB="114300" distT="114300" distL="114300" distR="114300">
            <wp:extent cx="4815391" cy="2271713"/>
            <wp:effectExtent b="0" l="0" r="0" t="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15391" cy="22717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numPr>
          <w:ilvl w:val="1"/>
          <w:numId w:val="6"/>
        </w:numPr>
        <w:ind w:left="1440" w:hanging="360"/>
        <w:rPr>
          <w:rFonts w:ascii="Lora" w:cs="Lora" w:eastAsia="Lora" w:hAnsi="Lora"/>
          <w:color w:val="666666"/>
        </w:rPr>
      </w:pPr>
      <w:r w:rsidDel="00000000" w:rsidR="00000000" w:rsidRPr="00000000">
        <w:rPr>
          <w:rFonts w:ascii="Lora" w:cs="Lora" w:eastAsia="Lora" w:hAnsi="Lora"/>
          <w:color w:val="666666"/>
          <w:rtl w:val="0"/>
        </w:rPr>
        <w:t xml:space="preserve">Search: similar to a binary search</w:t>
      </w:r>
    </w:p>
    <w:p w:rsidR="00000000" w:rsidDel="00000000" w:rsidP="00000000" w:rsidRDefault="00000000" w:rsidRPr="00000000" w14:paraId="00000027">
      <w:pPr>
        <w:numPr>
          <w:ilvl w:val="2"/>
          <w:numId w:val="6"/>
        </w:numPr>
        <w:ind w:left="2160" w:hanging="360"/>
        <w:rPr>
          <w:color w:val="666666"/>
        </w:rPr>
      </w:pPr>
      <w:r w:rsidDel="00000000" w:rsidR="00000000" w:rsidRPr="00000000">
        <w:rPr>
          <w:rFonts w:ascii="Lora" w:cs="Lora" w:eastAsia="Lora" w:hAnsi="Lora"/>
          <w:color w:val="666666"/>
          <w:rtl w:val="0"/>
        </w:rPr>
        <w:t xml:space="preserve">Compare on the </w:t>
      </w:r>
      <w:r w:rsidDel="00000000" w:rsidR="00000000" w:rsidRPr="00000000">
        <w:rPr>
          <w:rFonts w:ascii="Lora" w:cs="Lora" w:eastAsia="Lora" w:hAnsi="Lora"/>
          <w:b w:val="1"/>
          <w:color w:val="666666"/>
          <w:rtl w:val="0"/>
        </w:rPr>
        <w:t xml:space="preserve">x</w:t>
      </w:r>
      <w:r w:rsidDel="00000000" w:rsidR="00000000" w:rsidRPr="00000000">
        <w:rPr>
          <w:rFonts w:ascii="Lora" w:cs="Lora" w:eastAsia="Lora" w:hAnsi="Lora"/>
          <w:color w:val="666666"/>
          <w:rtl w:val="0"/>
        </w:rPr>
        <w:t xml:space="preserve"> value, then the </w:t>
      </w:r>
      <w:r w:rsidDel="00000000" w:rsidR="00000000" w:rsidRPr="00000000">
        <w:rPr>
          <w:rFonts w:ascii="Lora" w:cs="Lora" w:eastAsia="Lora" w:hAnsi="Lora"/>
          <w:b w:val="1"/>
          <w:color w:val="666666"/>
          <w:rtl w:val="0"/>
        </w:rPr>
        <w:t xml:space="preserve">y</w:t>
      </w:r>
      <w:r w:rsidDel="00000000" w:rsidR="00000000" w:rsidRPr="00000000">
        <w:rPr>
          <w:rFonts w:ascii="Lora" w:cs="Lora" w:eastAsia="Lora" w:hAnsi="Lora"/>
          <w:color w:val="666666"/>
          <w:rtl w:val="0"/>
        </w:rPr>
        <w:t xml:space="preserve"> value, then the </w:t>
      </w:r>
      <w:r w:rsidDel="00000000" w:rsidR="00000000" w:rsidRPr="00000000">
        <w:rPr>
          <w:rFonts w:ascii="Lora" w:cs="Lora" w:eastAsia="Lora" w:hAnsi="Lora"/>
          <w:b w:val="1"/>
          <w:color w:val="666666"/>
          <w:rtl w:val="0"/>
        </w:rPr>
        <w:t xml:space="preserve">x</w:t>
      </w:r>
      <w:r w:rsidDel="00000000" w:rsidR="00000000" w:rsidRPr="00000000">
        <w:rPr>
          <w:rFonts w:ascii="Lora" w:cs="Lora" w:eastAsia="Lora" w:hAnsi="Lora"/>
          <w:color w:val="666666"/>
          <w:rtl w:val="0"/>
        </w:rPr>
        <w:t xml:space="preserve"> value....</w:t>
      </w:r>
    </w:p>
    <w:p w:rsidR="00000000" w:rsidDel="00000000" w:rsidP="00000000" w:rsidRDefault="00000000" w:rsidRPr="00000000" w14:paraId="00000028">
      <w:pPr>
        <w:numPr>
          <w:ilvl w:val="2"/>
          <w:numId w:val="6"/>
        </w:numPr>
        <w:ind w:left="2160" w:hanging="360"/>
        <w:rPr>
          <w:rFonts w:ascii="Lora" w:cs="Lora" w:eastAsia="Lora" w:hAnsi="Lora"/>
          <w:color w:val="666666"/>
        </w:rPr>
      </w:pPr>
      <w:r w:rsidDel="00000000" w:rsidR="00000000" w:rsidRPr="00000000">
        <w:rPr>
          <w:rFonts w:ascii="Lora" w:cs="Lora" w:eastAsia="Lora" w:hAnsi="Lora"/>
          <w:color w:val="666666"/>
          <w:rtl w:val="0"/>
        </w:rPr>
        <w:t xml:space="preserve">Alternating until we find the point we want</w:t>
      </w:r>
    </w:p>
    <w:p w:rsidR="00000000" w:rsidDel="00000000" w:rsidP="00000000" w:rsidRDefault="00000000" w:rsidRPr="00000000" w14:paraId="00000029">
      <w:pPr>
        <w:numPr>
          <w:ilvl w:val="2"/>
          <w:numId w:val="6"/>
        </w:numPr>
        <w:ind w:left="2160" w:hanging="360"/>
        <w:rPr>
          <w:rFonts w:ascii="Lora" w:cs="Lora" w:eastAsia="Lora" w:hAnsi="Lora"/>
          <w:color w:val="666666"/>
        </w:rPr>
      </w:pPr>
      <w:r w:rsidDel="00000000" w:rsidR="00000000" w:rsidRPr="00000000">
        <w:rPr>
          <w:rFonts w:ascii="Lora" w:cs="Lora" w:eastAsia="Lora" w:hAnsi="Lora"/>
          <w:color w:val="666666"/>
          <w:rtl w:val="0"/>
        </w:rPr>
        <w:t xml:space="preserve">Each comparison eliminates half of the points in the search</w:t>
      </w:r>
    </w:p>
    <w:p w:rsidR="00000000" w:rsidDel="00000000" w:rsidP="00000000" w:rsidRDefault="00000000" w:rsidRPr="00000000" w14:paraId="0000002A">
      <w:pPr>
        <w:ind w:left="0" w:firstLine="0"/>
        <w:rPr>
          <w:rFonts w:ascii="Lora" w:cs="Lora" w:eastAsia="Lora" w:hAnsi="Lora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Style w:val="Heading4"/>
        <w:numPr>
          <w:ilvl w:val="0"/>
          <w:numId w:val="6"/>
        </w:numPr>
        <w:spacing w:after="0" w:afterAutospacing="0"/>
        <w:ind w:left="720" w:hanging="360"/>
        <w:rPr>
          <w:rFonts w:ascii="Lora" w:cs="Lora" w:eastAsia="Lora" w:hAnsi="Lora"/>
          <w:b w:val="1"/>
          <w:sz w:val="24"/>
          <w:szCs w:val="24"/>
        </w:rPr>
      </w:pPr>
      <w:bookmarkStart w:colFirst="0" w:colLast="0" w:name="_8nebn79fn5er" w:id="2"/>
      <w:bookmarkEnd w:id="2"/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BTrees</w:t>
      </w:r>
    </w:p>
    <w:p w:rsidR="00000000" w:rsidDel="00000000" w:rsidP="00000000" w:rsidRDefault="00000000" w:rsidRPr="00000000" w14:paraId="0000002C">
      <w:pPr>
        <w:numPr>
          <w:ilvl w:val="1"/>
          <w:numId w:val="6"/>
        </w:numPr>
        <w:ind w:left="1440" w:hanging="360"/>
        <w:rPr>
          <w:rFonts w:ascii="Lora" w:cs="Lora" w:eastAsia="Lora" w:hAnsi="Lora"/>
          <w:color w:val="666666"/>
        </w:rPr>
      </w:pPr>
      <w:ins w:author="Ruthvik Reddy Kadiri" w:id="1" w:date="2019-12-01T10:03:03Z">
        <w:r w:rsidDel="00000000" w:rsidR="00000000" w:rsidRPr="00000000">
          <w:rPr>
            <w:rFonts w:ascii="Lora" w:cs="Lora" w:eastAsia="Lora" w:hAnsi="Lora"/>
            <w:b w:val="1"/>
            <w:rtl w:val="0"/>
          </w:rPr>
          <w:t xml:space="preserve">  </w:t>
        </w:r>
      </w:ins>
      <w:r w:rsidDel="00000000" w:rsidR="00000000" w:rsidRPr="00000000">
        <w:rPr>
          <w:rFonts w:ascii="Lora" w:cs="Lora" w:eastAsia="Lora" w:hAnsi="Lora"/>
          <w:color w:val="666666"/>
          <w:rtl w:val="0"/>
        </w:rPr>
        <w:t xml:space="preserve">Motivation</w:t>
      </w:r>
    </w:p>
    <w:p w:rsidR="00000000" w:rsidDel="00000000" w:rsidP="00000000" w:rsidRDefault="00000000" w:rsidRPr="00000000" w14:paraId="0000002D">
      <w:pPr>
        <w:numPr>
          <w:ilvl w:val="2"/>
          <w:numId w:val="6"/>
        </w:numPr>
        <w:ind w:left="2160" w:hanging="360"/>
        <w:rPr>
          <w:rFonts w:ascii="Lora" w:cs="Lora" w:eastAsia="Lora" w:hAnsi="Lora"/>
          <w:color w:val="666666"/>
        </w:rPr>
      </w:pPr>
      <w:r w:rsidDel="00000000" w:rsidR="00000000" w:rsidRPr="00000000">
        <w:rPr>
          <w:rFonts w:ascii="Lora" w:cs="Lora" w:eastAsia="Lora" w:hAnsi="Lora"/>
          <w:color w:val="666666"/>
          <w:rtl w:val="0"/>
        </w:rPr>
        <w:t xml:space="preserve">We cannot always keep data in the memory</w:t>
      </w:r>
    </w:p>
    <w:p w:rsidR="00000000" w:rsidDel="00000000" w:rsidP="00000000" w:rsidRDefault="00000000" w:rsidRPr="00000000" w14:paraId="0000002E">
      <w:pPr>
        <w:numPr>
          <w:ilvl w:val="2"/>
          <w:numId w:val="6"/>
        </w:numPr>
        <w:ind w:left="2160" w:hanging="360"/>
        <w:rPr>
          <w:rFonts w:ascii="Lora" w:cs="Lora" w:eastAsia="Lora" w:hAnsi="Lora"/>
          <w:color w:val="666666"/>
        </w:rPr>
      </w:pPr>
      <w:ins w:author="Ruthvik Reddy Kadiri" w:id="2" w:date="2019-12-01T10:28:01Z">
        <w:r w:rsidDel="00000000" w:rsidR="00000000" w:rsidRPr="00000000">
          <w:rPr>
            <w:rFonts w:ascii="Lora" w:cs="Lora" w:eastAsia="Lora" w:hAnsi="Lora"/>
            <w:color w:val="666666"/>
            <w:rtl w:val="0"/>
          </w:rPr>
          <w:t xml:space="preserve"> </w:t>
        </w:r>
      </w:ins>
      <w:r w:rsidDel="00000000" w:rsidR="00000000" w:rsidRPr="00000000">
        <w:rPr>
          <w:rFonts w:ascii="Lora" w:cs="Lora" w:eastAsia="Lora" w:hAnsi="Lora"/>
          <w:color w:val="666666"/>
          <w:rtl w:val="0"/>
        </w:rPr>
        <w:t xml:space="preserve">Where do we put data?</w:t>
      </w:r>
    </w:p>
    <w:p w:rsidR="00000000" w:rsidDel="00000000" w:rsidP="00000000" w:rsidRDefault="00000000" w:rsidRPr="00000000" w14:paraId="0000002F">
      <w:pPr>
        <w:numPr>
          <w:ilvl w:val="3"/>
          <w:numId w:val="6"/>
        </w:numPr>
        <w:ind w:left="2880" w:hanging="360"/>
        <w:rPr>
          <w:rFonts w:ascii="Lora" w:cs="Lora" w:eastAsia="Lora" w:hAnsi="Lora"/>
          <w:color w:val="666666"/>
        </w:rPr>
      </w:pPr>
      <w:r w:rsidDel="00000000" w:rsidR="00000000" w:rsidRPr="00000000">
        <w:rPr>
          <w:rFonts w:ascii="Lora" w:cs="Lora" w:eastAsia="Lora" w:hAnsi="Lora"/>
          <w:color w:val="666666"/>
          <w:rtl w:val="0"/>
        </w:rPr>
        <w:t xml:space="preserve">Disk</w:t>
      </w:r>
    </w:p>
    <w:p w:rsidR="00000000" w:rsidDel="00000000" w:rsidP="00000000" w:rsidRDefault="00000000" w:rsidRPr="00000000" w14:paraId="00000030">
      <w:pPr>
        <w:numPr>
          <w:ilvl w:val="3"/>
          <w:numId w:val="6"/>
        </w:numPr>
        <w:ind w:left="2880" w:hanging="360"/>
        <w:rPr>
          <w:rFonts w:ascii="Lora" w:cs="Lora" w:eastAsia="Lora" w:hAnsi="Lora"/>
          <w:color w:val="666666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666666"/>
          <w:rtl w:val="0"/>
        </w:rPr>
        <w:t xml:space="preserve">“Cloud”  ¯\_(ツ)_/¯</w:t>
      </w:r>
    </w:p>
    <w:p w:rsidR="00000000" w:rsidDel="00000000" w:rsidP="00000000" w:rsidRDefault="00000000" w:rsidRPr="00000000" w14:paraId="00000031">
      <w:pPr>
        <w:numPr>
          <w:ilvl w:val="3"/>
          <w:numId w:val="6"/>
        </w:numPr>
        <w:ind w:left="2880" w:hanging="360"/>
        <w:rPr>
          <w:rFonts w:ascii="Lora" w:cs="Lora" w:eastAsia="Lora" w:hAnsi="Lora"/>
          <w:color w:val="666666"/>
        </w:rPr>
      </w:pPr>
      <w:r w:rsidDel="00000000" w:rsidR="00000000" w:rsidRPr="00000000">
        <w:rPr>
          <w:rFonts w:ascii="Lora" w:cs="Lora" w:eastAsia="Lora" w:hAnsi="Lora"/>
          <w:color w:val="666666"/>
          <w:rtl w:val="0"/>
        </w:rPr>
        <w:t xml:space="preserve">Quantum Protons </w:t>
      </w:r>
      <w:r w:rsidDel="00000000" w:rsidR="00000000" w:rsidRPr="00000000">
        <w:rPr>
          <w:rFonts w:ascii="Arial" w:cs="Arial" w:eastAsia="Arial" w:hAnsi="Arial"/>
          <w:color w:val="545454"/>
          <w:sz w:val="21"/>
          <w:szCs w:val="21"/>
          <w:highlight w:val="white"/>
          <w:rtl w:val="0"/>
        </w:rPr>
        <w:t xml:space="preserve">( ͠° ͟ʖ ͡°)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left="2880" w:firstLine="0"/>
        <w:rPr>
          <w:rFonts w:ascii="Lora" w:cs="Lora" w:eastAsia="Lora" w:hAnsi="Lora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numPr>
          <w:ilvl w:val="2"/>
          <w:numId w:val="6"/>
        </w:numPr>
        <w:ind w:left="2160" w:hanging="360"/>
        <w:rPr>
          <w:rFonts w:ascii="Lora" w:cs="Lora" w:eastAsia="Lora" w:hAnsi="Lora"/>
          <w:color w:val="666666"/>
        </w:rPr>
      </w:pPr>
      <w:r w:rsidDel="00000000" w:rsidR="00000000" w:rsidRPr="00000000">
        <w:rPr>
          <w:rFonts w:ascii="Lora" w:cs="Lora" w:eastAsia="Lora" w:hAnsi="Lora"/>
          <w:color w:val="666666"/>
          <w:rtl w:val="0"/>
        </w:rPr>
        <w:t xml:space="preserve">Runtime</w:t>
      </w:r>
    </w:p>
    <w:p w:rsidR="00000000" w:rsidDel="00000000" w:rsidP="00000000" w:rsidRDefault="00000000" w:rsidRPr="00000000" w14:paraId="00000034">
      <w:pPr>
        <w:numPr>
          <w:ilvl w:val="3"/>
          <w:numId w:val="6"/>
        </w:numPr>
        <w:ind w:left="2880" w:hanging="360"/>
        <w:rPr>
          <w:b w:val="1"/>
          <w:color w:val="666666"/>
        </w:rPr>
      </w:pPr>
      <w:r w:rsidDel="00000000" w:rsidR="00000000" w:rsidRPr="00000000">
        <w:rPr>
          <w:rFonts w:ascii="Lora" w:cs="Lora" w:eastAsia="Lora" w:hAnsi="Lora"/>
          <w:b w:val="1"/>
          <w:color w:val="666666"/>
          <w:rtl w:val="0"/>
        </w:rPr>
        <w:t xml:space="preserve">3GHz</w:t>
      </w:r>
      <w:r w:rsidDel="00000000" w:rsidR="00000000" w:rsidRPr="00000000">
        <w:rPr>
          <w:rFonts w:ascii="Lora" w:cs="Lora" w:eastAsia="Lora" w:hAnsi="Lora"/>
          <w:color w:val="666666"/>
          <w:rtl w:val="0"/>
        </w:rPr>
        <w:t xml:space="preserve"> CPU performs </w:t>
      </w:r>
      <w:r w:rsidDel="00000000" w:rsidR="00000000" w:rsidRPr="00000000">
        <w:rPr>
          <w:rFonts w:ascii="Lora" w:cs="Lora" w:eastAsia="Lora" w:hAnsi="Lora"/>
          <w:b w:val="1"/>
          <w:color w:val="666666"/>
          <w:rtl w:val="0"/>
        </w:rPr>
        <w:t xml:space="preserve">3 million</w:t>
      </w:r>
      <w:r w:rsidDel="00000000" w:rsidR="00000000" w:rsidRPr="00000000">
        <w:rPr>
          <w:rFonts w:ascii="Lora" w:cs="Lora" w:eastAsia="Lora" w:hAnsi="Lora"/>
          <w:color w:val="666666"/>
          <w:rtl w:val="0"/>
        </w:rPr>
        <w:t xml:space="preserve"> operations in </w:t>
      </w:r>
      <w:r w:rsidDel="00000000" w:rsidR="00000000" w:rsidRPr="00000000">
        <w:rPr>
          <w:rFonts w:ascii="Lora" w:cs="Lora" w:eastAsia="Lora" w:hAnsi="Lora"/>
          <w:b w:val="1"/>
          <w:color w:val="666666"/>
          <w:rtl w:val="0"/>
        </w:rPr>
        <w:t xml:space="preserve">1ms</w:t>
      </w:r>
    </w:p>
    <w:p w:rsidR="00000000" w:rsidDel="00000000" w:rsidP="00000000" w:rsidRDefault="00000000" w:rsidRPr="00000000" w14:paraId="00000035">
      <w:pPr>
        <w:numPr>
          <w:ilvl w:val="3"/>
          <w:numId w:val="6"/>
        </w:numPr>
        <w:ind w:left="2880" w:hanging="360"/>
        <w:rPr>
          <w:rFonts w:ascii="Lora" w:cs="Lora" w:eastAsia="Lora" w:hAnsi="Lora"/>
          <w:color w:val="666666"/>
        </w:rPr>
      </w:pPr>
      <w:r w:rsidDel="00000000" w:rsidR="00000000" w:rsidRPr="00000000">
        <w:rPr>
          <w:rFonts w:ascii="Lora" w:cs="Lora" w:eastAsia="Lora" w:hAnsi="Lora"/>
          <w:color w:val="666666"/>
          <w:rtl w:val="0"/>
        </w:rPr>
        <w:t xml:space="preserve">Hard Drives</w:t>
      </w:r>
    </w:p>
    <w:p w:rsidR="00000000" w:rsidDel="00000000" w:rsidP="00000000" w:rsidRDefault="00000000" w:rsidRPr="00000000" w14:paraId="00000036">
      <w:pPr>
        <w:numPr>
          <w:ilvl w:val="4"/>
          <w:numId w:val="6"/>
        </w:numPr>
        <w:ind w:left="3600" w:hanging="360"/>
        <w:rPr>
          <w:rFonts w:ascii="Lora" w:cs="Lora" w:eastAsia="Lora" w:hAnsi="Lora"/>
          <w:color w:val="666666"/>
        </w:rPr>
      </w:pPr>
      <w:r w:rsidDel="00000000" w:rsidR="00000000" w:rsidRPr="00000000">
        <w:rPr>
          <w:rFonts w:ascii="Lora" w:cs="Lora" w:eastAsia="Lora" w:hAnsi="Lora"/>
          <w:color w:val="666666"/>
          <w:rtl w:val="0"/>
        </w:rPr>
        <w:t xml:space="preserve">Bleeding-edge Disks can be very fast, ~32MB/ms</w:t>
      </w:r>
    </w:p>
    <w:p w:rsidR="00000000" w:rsidDel="00000000" w:rsidP="00000000" w:rsidRDefault="00000000" w:rsidRPr="00000000" w14:paraId="00000037">
      <w:pPr>
        <w:numPr>
          <w:ilvl w:val="4"/>
          <w:numId w:val="6"/>
        </w:numPr>
        <w:ind w:left="3600" w:hanging="360"/>
        <w:rPr>
          <w:rFonts w:ascii="Lora" w:cs="Lora" w:eastAsia="Lora" w:hAnsi="Lora"/>
          <w:color w:val="666666"/>
        </w:rPr>
      </w:pPr>
      <w:r w:rsidDel="00000000" w:rsidR="00000000" w:rsidRPr="00000000">
        <w:rPr>
          <w:rFonts w:ascii="Lora" w:cs="Lora" w:eastAsia="Lora" w:hAnsi="Lora"/>
          <w:color w:val="666666"/>
          <w:rtl w:val="0"/>
        </w:rPr>
        <w:t xml:space="preserve">But most large disks are very slow, ~30 MB/s</w:t>
      </w:r>
    </w:p>
    <w:p w:rsidR="00000000" w:rsidDel="00000000" w:rsidP="00000000" w:rsidRDefault="00000000" w:rsidRPr="00000000" w14:paraId="00000038">
      <w:pPr>
        <w:numPr>
          <w:ilvl w:val="3"/>
          <w:numId w:val="6"/>
        </w:numPr>
        <w:ind w:left="2880" w:hanging="360"/>
        <w:rPr>
          <w:rFonts w:ascii="Lora" w:cs="Lora" w:eastAsia="Lora" w:hAnsi="Lora"/>
          <w:color w:val="666666"/>
        </w:rPr>
      </w:pPr>
      <w:r w:rsidDel="00000000" w:rsidR="00000000" w:rsidRPr="00000000">
        <w:rPr>
          <w:rFonts w:ascii="Lora" w:cs="Lora" w:eastAsia="Lora" w:hAnsi="Lora"/>
          <w:color w:val="666666"/>
          <w:rtl w:val="0"/>
        </w:rPr>
        <w:t xml:space="preserve">The Cloud is slow</w:t>
      </w:r>
    </w:p>
    <w:p w:rsidR="00000000" w:rsidDel="00000000" w:rsidP="00000000" w:rsidRDefault="00000000" w:rsidRPr="00000000" w14:paraId="00000039">
      <w:pPr>
        <w:numPr>
          <w:ilvl w:val="4"/>
          <w:numId w:val="6"/>
        </w:numPr>
        <w:ind w:left="3600" w:hanging="360"/>
        <w:rPr>
          <w:rFonts w:ascii="Lora" w:cs="Lora" w:eastAsia="Lora" w:hAnsi="Lora"/>
          <w:color w:val="666666"/>
        </w:rPr>
      </w:pPr>
      <w:r w:rsidDel="00000000" w:rsidR="00000000" w:rsidRPr="00000000">
        <w:rPr>
          <w:rFonts w:ascii="Lora" w:cs="Lora" w:eastAsia="Lora" w:hAnsi="Lora"/>
          <w:color w:val="666666"/>
          <w:rtl w:val="0"/>
        </w:rPr>
        <w:t xml:space="preserve">good ping time is 20-40 ms</w:t>
      </w:r>
    </w:p>
    <w:p w:rsidR="00000000" w:rsidDel="00000000" w:rsidP="00000000" w:rsidRDefault="00000000" w:rsidRPr="00000000" w14:paraId="0000003A">
      <w:pPr>
        <w:numPr>
          <w:ilvl w:val="4"/>
          <w:numId w:val="6"/>
        </w:numPr>
        <w:ind w:left="3600" w:hanging="360"/>
        <w:rPr>
          <w:rFonts w:ascii="Lora" w:cs="Lora" w:eastAsia="Lora" w:hAnsi="Lora"/>
          <w:color w:val="666666"/>
        </w:rPr>
      </w:pPr>
      <w:r w:rsidDel="00000000" w:rsidR="00000000" w:rsidRPr="00000000">
        <w:rPr>
          <w:rFonts w:ascii="Lora" w:cs="Lora" w:eastAsia="Lora" w:hAnsi="Lora"/>
          <w:color w:val="666666"/>
          <w:rtl w:val="0"/>
        </w:rPr>
        <w:t xml:space="preserve">takes ~40ms to going through an edge in a tree: very slow</w:t>
      </w:r>
    </w:p>
    <w:p w:rsidR="00000000" w:rsidDel="00000000" w:rsidP="00000000" w:rsidRDefault="00000000" w:rsidRPr="00000000" w14:paraId="0000003B">
      <w:pPr>
        <w:numPr>
          <w:ilvl w:val="4"/>
          <w:numId w:val="6"/>
        </w:numPr>
        <w:ind w:left="3600" w:hanging="360"/>
        <w:rPr>
          <w:rFonts w:ascii="Lora" w:cs="Lora" w:eastAsia="Lora" w:hAnsi="Lora"/>
          <w:color w:val="666666"/>
        </w:rPr>
      </w:pPr>
      <w:r w:rsidDel="00000000" w:rsidR="00000000" w:rsidRPr="00000000">
        <w:rPr>
          <w:rFonts w:ascii="Lora" w:cs="Lora" w:eastAsia="Lora" w:hAnsi="Lora"/>
          <w:color w:val="666666"/>
          <w:rtl w:val="0"/>
        </w:rPr>
        <w:t xml:space="preserve">want to lower the height even more!</w:t>
      </w:r>
    </w:p>
    <w:p w:rsidR="00000000" w:rsidDel="00000000" w:rsidP="00000000" w:rsidRDefault="00000000" w:rsidRPr="00000000" w14:paraId="0000003C">
      <w:pPr>
        <w:rPr>
          <w:rFonts w:ascii="Lora" w:cs="Lora" w:eastAsia="Lora" w:hAnsi="Lora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Style w:val="Heading4"/>
        <w:numPr>
          <w:ilvl w:val="0"/>
          <w:numId w:val="4"/>
        </w:numPr>
        <w:spacing w:after="0" w:afterAutospacing="0"/>
        <w:ind w:left="720" w:hanging="360"/>
        <w:rPr>
          <w:rFonts w:ascii="Lora" w:cs="Lora" w:eastAsia="Lora" w:hAnsi="Lora"/>
          <w:b w:val="1"/>
          <w:sz w:val="24"/>
          <w:szCs w:val="24"/>
        </w:rPr>
      </w:pPr>
      <w:bookmarkStart w:colFirst="0" w:colLast="0" w:name="_h1xts5jadseh" w:id="3"/>
      <w:bookmarkEnd w:id="3"/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BTree (of order m)</w:t>
      </w:r>
    </w:p>
    <w:p w:rsidR="00000000" w:rsidDel="00000000" w:rsidP="00000000" w:rsidRDefault="00000000" w:rsidRPr="00000000" w14:paraId="0000003E">
      <w:pPr>
        <w:numPr>
          <w:ilvl w:val="1"/>
          <w:numId w:val="4"/>
        </w:numPr>
        <w:ind w:left="1440" w:hanging="360"/>
        <w:rPr>
          <w:rFonts w:ascii="Lora" w:cs="Lora" w:eastAsia="Lora" w:hAnsi="Lora"/>
          <w:color w:val="666666"/>
        </w:rPr>
      </w:pPr>
      <w:r w:rsidDel="00000000" w:rsidR="00000000" w:rsidRPr="00000000">
        <w:rPr>
          <w:rFonts w:ascii="Lora" w:cs="Lora" w:eastAsia="Lora" w:hAnsi="Lora"/>
          <w:color w:val="666666"/>
          <w:rtl w:val="0"/>
        </w:rPr>
        <w:t xml:space="preserve">Please note that BTree is not a binary tree at all.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numPr>
          <w:ilvl w:val="1"/>
          <w:numId w:val="4"/>
        </w:numPr>
        <w:ind w:left="1440" w:hanging="360"/>
        <w:rPr>
          <w:rFonts w:ascii="Lora" w:cs="Lora" w:eastAsia="Lora" w:hAnsi="Lora"/>
          <w:color w:val="666666"/>
        </w:rPr>
      </w:pPr>
      <w:r w:rsidDel="00000000" w:rsidR="00000000" w:rsidRPr="00000000">
        <w:rPr>
          <w:rFonts w:ascii="Lora" w:cs="Lora" w:eastAsia="Lora" w:hAnsi="Lora"/>
          <w:color w:val="666666"/>
          <w:rtl w:val="0"/>
        </w:rPr>
        <w:t xml:space="preserve">Goal: to minimize the number of reads.</w:t>
      </w:r>
    </w:p>
    <w:p w:rsidR="00000000" w:rsidDel="00000000" w:rsidP="00000000" w:rsidRDefault="00000000" w:rsidRPr="00000000" w14:paraId="00000040">
      <w:pPr>
        <w:numPr>
          <w:ilvl w:val="1"/>
          <w:numId w:val="2"/>
        </w:numPr>
        <w:ind w:left="1440" w:hanging="360"/>
        <w:rPr>
          <w:rFonts w:ascii="Lora" w:cs="Lora" w:eastAsia="Lora" w:hAnsi="Lora"/>
          <w:color w:val="666666"/>
        </w:rPr>
      </w:pPr>
      <w:r w:rsidDel="00000000" w:rsidR="00000000" w:rsidRPr="00000000">
        <w:rPr>
          <w:rFonts w:ascii="Lora" w:cs="Lora" w:eastAsia="Lora" w:hAnsi="Lora"/>
          <w:color w:val="666666"/>
          <w:rtl w:val="0"/>
        </w:rPr>
        <w:t xml:space="preserve">In practice, every node will store exactly (1 network packet/1 disk block/...)</w:t>
      </w:r>
    </w:p>
    <w:p w:rsidR="00000000" w:rsidDel="00000000" w:rsidP="00000000" w:rsidRDefault="00000000" w:rsidRPr="00000000" w14:paraId="00000041">
      <w:pPr>
        <w:numPr>
          <w:ilvl w:val="1"/>
          <w:numId w:val="2"/>
        </w:numPr>
        <w:ind w:left="1440" w:hanging="360"/>
        <w:rPr>
          <w:rFonts w:ascii="Lora" w:cs="Lora" w:eastAsia="Lora" w:hAnsi="Lora"/>
          <w:color w:val="666666"/>
        </w:rPr>
      </w:pPr>
      <w:r w:rsidDel="00000000" w:rsidR="00000000" w:rsidRPr="00000000">
        <w:rPr>
          <w:rFonts w:ascii="Lora" w:cs="Lora" w:eastAsia="Lora" w:hAnsi="Lora"/>
          <w:color w:val="666666"/>
          <w:rtl w:val="0"/>
        </w:rPr>
        <w:t xml:space="preserve">BTree node:</w:t>
      </w:r>
    </w:p>
    <w:p w:rsidR="00000000" w:rsidDel="00000000" w:rsidP="00000000" w:rsidRDefault="00000000" w:rsidRPr="00000000" w14:paraId="00000042">
      <w:pPr>
        <w:numPr>
          <w:ilvl w:val="2"/>
          <w:numId w:val="2"/>
        </w:numPr>
        <w:ind w:left="2160" w:hanging="360"/>
        <w:rPr>
          <w:rFonts w:ascii="Lora" w:cs="Lora" w:eastAsia="Lora" w:hAnsi="Lora"/>
          <w:color w:val="666666"/>
        </w:rPr>
      </w:pPr>
      <w:r w:rsidDel="00000000" w:rsidR="00000000" w:rsidRPr="00000000">
        <w:rPr>
          <w:rFonts w:ascii="Lora" w:cs="Lora" w:eastAsia="Lora" w:hAnsi="Lora"/>
          <w:color w:val="666666"/>
          <w:rtl w:val="0"/>
        </w:rPr>
        <w:t xml:space="preserve">Every node is a sorted array</w:t>
      </w:r>
    </w:p>
    <w:p w:rsidR="00000000" w:rsidDel="00000000" w:rsidP="00000000" w:rsidRDefault="00000000" w:rsidRPr="00000000" w14:paraId="00000043">
      <w:pPr>
        <w:numPr>
          <w:ilvl w:val="2"/>
          <w:numId w:val="2"/>
        </w:numPr>
        <w:ind w:left="2160" w:hanging="360"/>
        <w:rPr>
          <w:rFonts w:ascii="Lora" w:cs="Lora" w:eastAsia="Lora" w:hAnsi="Lora"/>
          <w:color w:val="666666"/>
        </w:rPr>
      </w:pPr>
      <w:r w:rsidDel="00000000" w:rsidR="00000000" w:rsidRPr="00000000">
        <w:rPr>
          <w:rFonts w:ascii="Lora" w:cs="Lora" w:eastAsia="Lora" w:hAnsi="Lora"/>
          <w:color w:val="666666"/>
          <w:rtl w:val="0"/>
        </w:rPr>
        <w:t xml:space="preserve">Contains up to m - 1 keys</w:t>
      </w:r>
    </w:p>
    <w:p w:rsidR="00000000" w:rsidDel="00000000" w:rsidP="00000000" w:rsidRDefault="00000000" w:rsidRPr="00000000" w14:paraId="00000044">
      <w:pPr>
        <w:numPr>
          <w:ilvl w:val="2"/>
          <w:numId w:val="2"/>
        </w:numPr>
        <w:ind w:left="2160" w:hanging="360"/>
        <w:rPr>
          <w:rFonts w:ascii="Lora" w:cs="Lora" w:eastAsia="Lora" w:hAnsi="Lora"/>
          <w:color w:val="666666"/>
          <w:u w:val="none"/>
        </w:rPr>
      </w:pPr>
      <w:r w:rsidDel="00000000" w:rsidR="00000000" w:rsidRPr="00000000">
        <w:rPr>
          <w:rFonts w:ascii="Lora" w:cs="Lora" w:eastAsia="Lora" w:hAnsi="Lora"/>
          <w:color w:val="666666"/>
          <w:rtl w:val="0"/>
        </w:rPr>
        <w:t xml:space="preserve">For example: Btree of m = 9</w:t>
      </w:r>
    </w:p>
    <w:p w:rsidR="00000000" w:rsidDel="00000000" w:rsidP="00000000" w:rsidRDefault="00000000" w:rsidRPr="00000000" w14:paraId="00000045">
      <w:pPr>
        <w:jc w:val="center"/>
        <w:rPr>
          <w:rFonts w:ascii="Lora" w:cs="Lora" w:eastAsia="Lora" w:hAnsi="Lora"/>
          <w:color w:val="666666"/>
        </w:rPr>
      </w:pPr>
      <w:r w:rsidDel="00000000" w:rsidR="00000000" w:rsidRPr="00000000">
        <w:rPr>
          <w:rFonts w:ascii="Lora" w:cs="Lora" w:eastAsia="Lora" w:hAnsi="Lora"/>
          <w:color w:val="666666"/>
        </w:rPr>
        <w:drawing>
          <wp:inline distB="114300" distT="114300" distL="114300" distR="114300">
            <wp:extent cx="5734050" cy="584200"/>
            <wp:effectExtent b="0" l="0" r="0" t="0"/>
            <wp:docPr id="1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8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numPr>
          <w:ilvl w:val="1"/>
          <w:numId w:val="2"/>
        </w:numPr>
        <w:ind w:left="1440" w:hanging="360"/>
        <w:rPr>
          <w:rFonts w:ascii="Lora" w:cs="Lora" w:eastAsia="Lora" w:hAnsi="Lora"/>
          <w:b w:val="1"/>
          <w:color w:val="666666"/>
        </w:rPr>
      </w:pPr>
      <w:r w:rsidDel="00000000" w:rsidR="00000000" w:rsidRPr="00000000">
        <w:rPr>
          <w:rFonts w:ascii="Lora" w:cs="Lora" w:eastAsia="Lora" w:hAnsi="Lora"/>
          <w:b w:val="1"/>
          <w:color w:val="666666"/>
          <w:rtl w:val="0"/>
        </w:rPr>
        <w:t xml:space="preserve">Insertion (m=5)</w:t>
      </w:r>
    </w:p>
    <w:p w:rsidR="00000000" w:rsidDel="00000000" w:rsidP="00000000" w:rsidRDefault="00000000" w:rsidRPr="00000000" w14:paraId="00000047">
      <w:pPr>
        <w:numPr>
          <w:ilvl w:val="2"/>
          <w:numId w:val="2"/>
        </w:numPr>
        <w:ind w:left="2160" w:hanging="360"/>
        <w:rPr>
          <w:rFonts w:ascii="Lora" w:cs="Lora" w:eastAsia="Lora" w:hAnsi="Lora"/>
          <w:color w:val="666666"/>
        </w:rPr>
      </w:pPr>
      <w:r w:rsidDel="00000000" w:rsidR="00000000" w:rsidRPr="00000000">
        <w:rPr>
          <w:rFonts w:ascii="Lora" w:cs="Lora" w:eastAsia="Lora" w:hAnsi="Lora"/>
          <w:color w:val="666666"/>
          <w:rtl w:val="0"/>
        </w:rPr>
        <w:t xml:space="preserve">We add to the tree until we reach the maximum number of keys in a node. </w:t>
      </w:r>
    </w:p>
    <w:p w:rsidR="00000000" w:rsidDel="00000000" w:rsidP="00000000" w:rsidRDefault="00000000" w:rsidRPr="00000000" w14:paraId="00000048">
      <w:pPr>
        <w:jc w:val="center"/>
        <w:rPr>
          <w:rFonts w:ascii="Lora" w:cs="Lora" w:eastAsia="Lora" w:hAnsi="Lora"/>
          <w:color w:val="666666"/>
        </w:rPr>
      </w:pPr>
      <w:r w:rsidDel="00000000" w:rsidR="00000000" w:rsidRPr="00000000">
        <w:rPr>
          <w:rFonts w:ascii="Lora" w:cs="Lora" w:eastAsia="Lora" w:hAnsi="Lora"/>
          <w:color w:val="666666"/>
        </w:rPr>
        <w:drawing>
          <wp:inline distB="114300" distT="114300" distL="114300" distR="114300">
            <wp:extent cx="3100388" cy="419464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00388" cy="4194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numPr>
          <w:ilvl w:val="2"/>
          <w:numId w:val="2"/>
        </w:numPr>
        <w:ind w:left="2160" w:hanging="360"/>
        <w:rPr>
          <w:rFonts w:ascii="Lora" w:cs="Lora" w:eastAsia="Lora" w:hAnsi="Lora"/>
          <w:color w:val="666666"/>
        </w:rPr>
      </w:pPr>
      <w:r w:rsidDel="00000000" w:rsidR="00000000" w:rsidRPr="00000000">
        <w:rPr>
          <w:rFonts w:ascii="Lora" w:cs="Lora" w:eastAsia="Lora" w:hAnsi="Lora"/>
          <w:color w:val="666666"/>
          <w:rtl w:val="0"/>
        </w:rPr>
        <w:t xml:space="preserve">If we insert for example 19, we will exceed the allowed number of keys in this node. This is an overfilled array</w:t>
      </w:r>
    </w:p>
    <w:p w:rsidR="00000000" w:rsidDel="00000000" w:rsidP="00000000" w:rsidRDefault="00000000" w:rsidRPr="00000000" w14:paraId="0000004A">
      <w:pPr>
        <w:jc w:val="center"/>
        <w:rPr>
          <w:rFonts w:ascii="Lora" w:cs="Lora" w:eastAsia="Lora" w:hAnsi="Lora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numPr>
          <w:ilvl w:val="2"/>
          <w:numId w:val="2"/>
        </w:numPr>
        <w:ind w:left="2160" w:hanging="360"/>
        <w:rPr>
          <w:rFonts w:ascii="Lora" w:cs="Lora" w:eastAsia="Lora" w:hAnsi="Lora"/>
          <w:color w:val="666666"/>
        </w:rPr>
      </w:pPr>
      <w:r w:rsidDel="00000000" w:rsidR="00000000" w:rsidRPr="00000000">
        <w:rPr>
          <w:rFonts w:ascii="Lora" w:cs="Lora" w:eastAsia="Lora" w:hAnsi="Lora"/>
          <w:color w:val="666666"/>
          <w:rtl w:val="0"/>
        </w:rPr>
        <w:t xml:space="preserve">we split the data and throw up the middle element.</w:t>
      </w:r>
    </w:p>
    <w:p w:rsidR="00000000" w:rsidDel="00000000" w:rsidP="00000000" w:rsidRDefault="00000000" w:rsidRPr="00000000" w14:paraId="0000004C">
      <w:pPr>
        <w:jc w:val="center"/>
        <w:rPr>
          <w:rFonts w:ascii="Lora" w:cs="Lora" w:eastAsia="Lora" w:hAnsi="Lora"/>
          <w:color w:val="666666"/>
        </w:rPr>
      </w:pPr>
      <w:r w:rsidDel="00000000" w:rsidR="00000000" w:rsidRPr="00000000">
        <w:rPr>
          <w:rFonts w:ascii="Lora" w:cs="Lora" w:eastAsia="Lora" w:hAnsi="Lora"/>
          <w:color w:val="666666"/>
        </w:rPr>
        <w:drawing>
          <wp:inline distB="114300" distT="114300" distL="114300" distR="114300">
            <wp:extent cx="3902345" cy="909638"/>
            <wp:effectExtent b="0" l="0" r="0" t="0"/>
            <wp:docPr id="1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02345" cy="9096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rFonts w:ascii="Lora" w:cs="Lora" w:eastAsia="Lora" w:hAnsi="Lora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numPr>
          <w:ilvl w:val="2"/>
          <w:numId w:val="2"/>
        </w:numPr>
        <w:ind w:left="2160" w:hanging="360"/>
        <w:rPr>
          <w:rFonts w:ascii="Lora" w:cs="Lora" w:eastAsia="Lora" w:hAnsi="Lora"/>
          <w:color w:val="666666"/>
        </w:rPr>
      </w:pPr>
      <w:r w:rsidDel="00000000" w:rsidR="00000000" w:rsidRPr="00000000">
        <w:rPr>
          <w:rFonts w:ascii="Lora" w:cs="Lora" w:eastAsia="Lora" w:hAnsi="Lora"/>
          <w:color w:val="666666"/>
          <w:rtl w:val="0"/>
        </w:rPr>
        <w:t xml:space="preserve">Now we have a BTree with order m=5</w:t>
      </w:r>
    </w:p>
    <w:p w:rsidR="00000000" w:rsidDel="00000000" w:rsidP="00000000" w:rsidRDefault="00000000" w:rsidRPr="00000000" w14:paraId="0000004F">
      <w:pPr>
        <w:jc w:val="center"/>
        <w:rPr>
          <w:rFonts w:ascii="Lora" w:cs="Lora" w:eastAsia="Lora" w:hAnsi="Lora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jc w:val="center"/>
        <w:rPr>
          <w:rFonts w:ascii="Lora" w:cs="Lora" w:eastAsia="Lora" w:hAnsi="Lora"/>
          <w:color w:val="666666"/>
        </w:rPr>
      </w:pPr>
      <w:r w:rsidDel="00000000" w:rsidR="00000000" w:rsidRPr="00000000">
        <w:rPr>
          <w:rFonts w:ascii="Lora" w:cs="Lora" w:eastAsia="Lora" w:hAnsi="Lora"/>
          <w:color w:val="666666"/>
        </w:rPr>
        <w:drawing>
          <wp:inline distB="114300" distT="114300" distL="114300" distR="114300">
            <wp:extent cx="4143375" cy="633909"/>
            <wp:effectExtent b="0" l="0" r="0" t="0"/>
            <wp:docPr id="1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63390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Lora" w:cs="Lora" w:eastAsia="Lora" w:hAnsi="Lora"/>
          <w:color w:val="666666"/>
        </w:rPr>
        <w:drawing>
          <wp:inline distB="114300" distT="114300" distL="114300" distR="114300">
            <wp:extent cx="3651574" cy="1376363"/>
            <wp:effectExtent b="0" l="0" r="0" t="0"/>
            <wp:docPr id="1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51574" cy="13763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numPr>
          <w:ilvl w:val="1"/>
          <w:numId w:val="1"/>
        </w:numPr>
        <w:ind w:left="1440" w:hanging="360"/>
        <w:rPr>
          <w:rFonts w:ascii="Lora" w:cs="Lora" w:eastAsia="Lora" w:hAnsi="Lora"/>
          <w:b w:val="1"/>
          <w:color w:val="666666"/>
        </w:rPr>
      </w:pPr>
      <w:r w:rsidDel="00000000" w:rsidR="00000000" w:rsidRPr="00000000">
        <w:rPr>
          <w:rFonts w:ascii="Lora" w:cs="Lora" w:eastAsia="Lora" w:hAnsi="Lora"/>
          <w:b w:val="1"/>
          <w:color w:val="666666"/>
          <w:rtl w:val="0"/>
        </w:rPr>
        <w:t xml:space="preserve">Recursive call of split</w:t>
      </w:r>
    </w:p>
    <w:p w:rsidR="00000000" w:rsidDel="00000000" w:rsidP="00000000" w:rsidRDefault="00000000" w:rsidRPr="00000000" w14:paraId="00000052">
      <w:pPr>
        <w:numPr>
          <w:ilvl w:val="2"/>
          <w:numId w:val="1"/>
        </w:numPr>
        <w:ind w:left="2160" w:hanging="360"/>
        <w:rPr>
          <w:rFonts w:ascii="Lora" w:cs="Lora" w:eastAsia="Lora" w:hAnsi="Lora"/>
          <w:color w:val="666666"/>
        </w:rPr>
      </w:pPr>
      <w:r w:rsidDel="00000000" w:rsidR="00000000" w:rsidRPr="00000000">
        <w:rPr>
          <w:rFonts w:ascii="Lora" w:cs="Lora" w:eastAsia="Lora" w:hAnsi="Lora"/>
          <w:color w:val="666666"/>
          <w:rtl w:val="0"/>
        </w:rPr>
        <w:t xml:space="preserve">m = 3</w:t>
      </w:r>
    </w:p>
    <w:p w:rsidR="00000000" w:rsidDel="00000000" w:rsidP="00000000" w:rsidRDefault="00000000" w:rsidRPr="00000000" w14:paraId="00000053">
      <w:pPr>
        <w:jc w:val="center"/>
        <w:rPr>
          <w:rFonts w:ascii="Lora" w:cs="Lora" w:eastAsia="Lora" w:hAnsi="Lora"/>
          <w:color w:val="666666"/>
        </w:rPr>
      </w:pPr>
      <w:r w:rsidDel="00000000" w:rsidR="00000000" w:rsidRPr="00000000">
        <w:rPr>
          <w:rFonts w:ascii="Lora" w:cs="Lora" w:eastAsia="Lora" w:hAnsi="Lora"/>
          <w:color w:val="666666"/>
        </w:rPr>
        <w:drawing>
          <wp:inline distB="114300" distT="114300" distL="114300" distR="114300">
            <wp:extent cx="3791253" cy="1423988"/>
            <wp:effectExtent b="0" l="0" r="0" t="0"/>
            <wp:docPr id="1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91253" cy="14239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19" w:type="default"/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Economica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Lora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Open Sans">
    <w:embedRegular w:fontKey="{00000000-0000-0000-0000-000000000000}" r:id="rId13" w:subsetted="0"/>
    <w:embedBold w:fontKey="{00000000-0000-0000-0000-000000000000}" r:id="rId14" w:subsetted="0"/>
    <w:embedItalic w:fontKey="{00000000-0000-0000-0000-000000000000}" r:id="rId15" w:subsetted="0"/>
    <w:embedBoldItalic w:fontKey="{00000000-0000-0000-0000-000000000000}" r:id="rId16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4">
    <w:pPr>
      <w:pStyle w:val="Title"/>
      <w:keepNext w:val="0"/>
      <w:keepLines w:val="0"/>
      <w:spacing w:after="0" w:line="240" w:lineRule="auto"/>
      <w:rPr>
        <w:rFonts w:ascii="Economica" w:cs="Economica" w:eastAsia="Economica" w:hAnsi="Economica"/>
        <w:b w:val="1"/>
        <w:color w:val="666666"/>
        <w:sz w:val="60"/>
        <w:szCs w:val="60"/>
      </w:rPr>
    </w:pPr>
    <w:bookmarkStart w:colFirst="0" w:colLast="0" w:name="_nrnw03t7conb" w:id="4"/>
    <w:bookmarkEnd w:id="4"/>
    <w:r w:rsidDel="00000000" w:rsidR="00000000" w:rsidRPr="00000000">
      <w:rPr>
        <w:rFonts w:ascii="Economica" w:cs="Economica" w:eastAsia="Economica" w:hAnsi="Economica"/>
        <w:b w:val="1"/>
        <w:color w:val="666666"/>
        <w:sz w:val="60"/>
        <w:szCs w:val="60"/>
        <w:rtl w:val="0"/>
      </w:rPr>
      <w:t xml:space="preserve">CS 225 Spring 2019 :: TA Lecture Notes </w:t>
    </w:r>
  </w:p>
  <w:p w:rsidR="00000000" w:rsidDel="00000000" w:rsidP="00000000" w:rsidRDefault="00000000" w:rsidRPr="00000000" w14:paraId="00000055">
    <w:pPr>
      <w:pStyle w:val="Title"/>
      <w:keepNext w:val="0"/>
      <w:keepLines w:val="0"/>
      <w:spacing w:after="0" w:line="240" w:lineRule="auto"/>
      <w:rPr/>
    </w:pPr>
    <w:bookmarkStart w:colFirst="0" w:colLast="0" w:name="_6tauivf3976u" w:id="5"/>
    <w:bookmarkEnd w:id="5"/>
    <w:r w:rsidDel="00000000" w:rsidR="00000000" w:rsidRPr="00000000">
      <w:rPr>
        <w:rFonts w:ascii="Economica" w:cs="Economica" w:eastAsia="Economica" w:hAnsi="Economica"/>
        <w:b w:val="1"/>
        <w:color w:val="666666"/>
        <w:sz w:val="60"/>
        <w:szCs w:val="60"/>
        <w:rtl w:val="0"/>
      </w:rPr>
      <w:t xml:space="preserve">3/6  KD Tree</w: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56">
    <w:pPr>
      <w:pStyle w:val="Subtitle"/>
      <w:keepNext w:val="0"/>
      <w:keepLines w:val="0"/>
      <w:spacing w:after="0" w:before="200" w:line="240" w:lineRule="auto"/>
      <w:rPr>
        <w:rFonts w:ascii="Economica" w:cs="Economica" w:eastAsia="Economica" w:hAnsi="Economica"/>
        <w:sz w:val="28"/>
        <w:szCs w:val="28"/>
      </w:rPr>
    </w:pPr>
    <w:bookmarkStart w:colFirst="0" w:colLast="0" w:name="_37lxvx553323" w:id="6"/>
    <w:bookmarkEnd w:id="6"/>
    <w:r w:rsidDel="00000000" w:rsidR="00000000" w:rsidRPr="00000000">
      <w:rPr>
        <w:rFonts w:ascii="Economica" w:cs="Economica" w:eastAsia="Economica" w:hAnsi="Economica"/>
        <w:sz w:val="28"/>
        <w:szCs w:val="28"/>
        <w:rtl w:val="0"/>
      </w:rPr>
      <w:t xml:space="preserve">By Wenjie</w:t>
    </w:r>
  </w:p>
  <w:p w:rsidR="00000000" w:rsidDel="00000000" w:rsidP="00000000" w:rsidRDefault="00000000" w:rsidRPr="00000000" w14:paraId="00000057">
    <w:pPr>
      <w:spacing w:before="200" w:line="360" w:lineRule="auto"/>
      <w:rPr/>
    </w:pPr>
    <w:r w:rsidDel="00000000" w:rsidR="00000000" w:rsidRPr="00000000">
      <w:rPr>
        <w:rFonts w:ascii="Open Sans" w:cs="Open Sans" w:eastAsia="Open Sans" w:hAnsi="Open Sans"/>
        <w:sz w:val="24"/>
        <w:szCs w:val="24"/>
      </w:rPr>
      <w:drawing>
        <wp:inline distB="114300" distT="114300" distL="114300" distR="114300">
          <wp:extent cx="5943600" cy="38100"/>
          <wp:effectExtent b="0" l="0" r="0" t="0"/>
          <wp:docPr descr="horizontal line" id="5" name="image15.png"/>
          <a:graphic>
            <a:graphicData uri="http://schemas.openxmlformats.org/drawingml/2006/picture">
              <pic:pic>
                <pic:nvPicPr>
                  <pic:cNvPr descr="horizontal line" id="0" name="image15.png"/>
                  <pic:cNvPicPr preferRelativeResize="0"/>
                </pic:nvPicPr>
                <pic:blipFill>
                  <a:blip r:embed="rId1">
                    <a:alphaModFix amt="51000"/>
                  </a:blip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43600" cy="381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1.png"/><Relationship Id="rId10" Type="http://schemas.openxmlformats.org/officeDocument/2006/relationships/image" Target="media/image14.png"/><Relationship Id="rId13" Type="http://schemas.openxmlformats.org/officeDocument/2006/relationships/image" Target="media/image5.png"/><Relationship Id="rId12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3.png"/><Relationship Id="rId15" Type="http://schemas.openxmlformats.org/officeDocument/2006/relationships/image" Target="media/image3.png"/><Relationship Id="rId14" Type="http://schemas.openxmlformats.org/officeDocument/2006/relationships/image" Target="media/image2.png"/><Relationship Id="rId17" Type="http://schemas.openxmlformats.org/officeDocument/2006/relationships/image" Target="media/image7.png"/><Relationship Id="rId16" Type="http://schemas.openxmlformats.org/officeDocument/2006/relationships/image" Target="media/image6.png"/><Relationship Id="rId5" Type="http://schemas.openxmlformats.org/officeDocument/2006/relationships/styles" Target="styles.xml"/><Relationship Id="rId19" Type="http://schemas.openxmlformats.org/officeDocument/2006/relationships/header" Target="header1.xml"/><Relationship Id="rId6" Type="http://schemas.openxmlformats.org/officeDocument/2006/relationships/image" Target="media/image9.png"/><Relationship Id="rId18" Type="http://schemas.openxmlformats.org/officeDocument/2006/relationships/image" Target="media/image4.png"/><Relationship Id="rId7" Type="http://schemas.openxmlformats.org/officeDocument/2006/relationships/image" Target="media/image10.png"/><Relationship Id="rId8" Type="http://schemas.openxmlformats.org/officeDocument/2006/relationships/image" Target="media/image12.png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Lora-italic.ttf"/><Relationship Id="rId10" Type="http://schemas.openxmlformats.org/officeDocument/2006/relationships/font" Target="fonts/Lora-bold.ttf"/><Relationship Id="rId13" Type="http://schemas.openxmlformats.org/officeDocument/2006/relationships/font" Target="fonts/OpenSans-regular.ttf"/><Relationship Id="rId12" Type="http://schemas.openxmlformats.org/officeDocument/2006/relationships/font" Target="fonts/Lora-boldItalic.ttf"/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9" Type="http://schemas.openxmlformats.org/officeDocument/2006/relationships/font" Target="fonts/Lora-regular.ttf"/><Relationship Id="rId15" Type="http://schemas.openxmlformats.org/officeDocument/2006/relationships/font" Target="fonts/OpenSans-italic.ttf"/><Relationship Id="rId14" Type="http://schemas.openxmlformats.org/officeDocument/2006/relationships/font" Target="fonts/OpenSans-bold.ttf"/><Relationship Id="rId16" Type="http://schemas.openxmlformats.org/officeDocument/2006/relationships/font" Target="fonts/OpenSans-boldItalic.ttf"/><Relationship Id="rId5" Type="http://schemas.openxmlformats.org/officeDocument/2006/relationships/font" Target="fonts/Economica-regular.ttf"/><Relationship Id="rId6" Type="http://schemas.openxmlformats.org/officeDocument/2006/relationships/font" Target="fonts/Economica-bold.ttf"/><Relationship Id="rId7" Type="http://schemas.openxmlformats.org/officeDocument/2006/relationships/font" Target="fonts/Economica-italic.ttf"/><Relationship Id="rId8" Type="http://schemas.openxmlformats.org/officeDocument/2006/relationships/font" Target="fonts/Economica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