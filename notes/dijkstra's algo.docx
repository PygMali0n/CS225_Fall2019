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ind w:lef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PrChange w:author="Li Yuan Yang" w:id="1" w:date="2019-05-07T23:19:21Z">
            <w:rPr>
              <w:rFonts w:ascii="Lora" w:cs="Lora" w:eastAsia="Lora" w:hAnsi="Lora"/>
              <w:b w:val="1"/>
            </w:rPr>
          </w:rPrChange>
        </w:rPr>
        <w:pPrChange w:author="Li Yuan Yang" w:id="0" w:date="2019-05-07T23:19:21Z">
          <w:pPr>
            <w:pStyle w:val="Heading4"/>
            <w:numPr>
              <w:ilvl w:val="0"/>
              <w:numId w:val="4"/>
            </w:numPr>
            <w:ind w:left="720" w:hanging="360"/>
          </w:pPr>
        </w:pPrChange>
      </w:pPr>
      <w:bookmarkStart w:colFirst="0" w:colLast="0" w:name="_gncpuago7hd7" w:id="0"/>
      <w:bookmarkEnd w:id="0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Running time of MST &amp; Prim’s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MST Algorithms Running Times</w:t>
      </w:r>
    </w:p>
    <w:p w:rsidR="00000000" w:rsidDel="00000000" w:rsidP="00000000" w:rsidRDefault="00000000" w:rsidRPr="00000000" w14:paraId="00000003">
      <w:pPr>
        <w:ind w:left="720"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0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2550"/>
        <w:tblGridChange w:id="0">
          <w:tblGrid>
            <w:gridCol w:w="2475"/>
            <w:gridCol w:w="25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Kruskal’s 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Prim’s Algorithm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Lora" w:cs="Lora" w:eastAsia="Lora" w:hAnsi="Lora"/>
                <w:color w:val="666666"/>
              </w:rPr>
            </w:pPr>
            <m:oMath>
              <m:r>
                <w:rPr>
                  <w:rFonts w:ascii="Lora" w:cs="Lora" w:eastAsia="Lora" w:hAnsi="Lora"/>
                  <w:color w:val="666666"/>
                </w:rPr>
                <m:t xml:space="preserve">O(n + m</m:t>
              </m:r>
              <m:r>
                <w:rPr>
                  <w:rFonts w:ascii="Lora" w:cs="Lora" w:eastAsia="Lora" w:hAnsi="Lora"/>
                  <w:color w:val="666666"/>
                </w:rPr>
                <m:t>⋅</m:t>
              </m:r>
              <m:r>
                <w:rPr>
                  <w:rFonts w:ascii="Lora" w:cs="Lora" w:eastAsia="Lora" w:hAnsi="Lora"/>
                  <w:color w:val="666666"/>
                </w:rPr>
                <m:t xml:space="preserve">log(n))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Lora" w:cs="Lora" w:eastAsia="Lora" w:hAnsi="Lora"/>
                <w:color w:val="666666"/>
              </w:rPr>
            </w:pPr>
            <m:oMath>
              <m:r>
                <w:rPr>
                  <w:rFonts w:ascii="Lora" w:cs="Lora" w:eastAsia="Lora" w:hAnsi="Lora"/>
                  <w:color w:val="666666"/>
                </w:rPr>
                <m:t xml:space="preserve">O(n</m:t>
              </m:r>
              <m:r>
                <w:rPr>
                  <w:rFonts w:ascii="Lora" w:cs="Lora" w:eastAsia="Lora" w:hAnsi="Lora"/>
                  <w:color w:val="666666"/>
                </w:rPr>
                <m:t>⋅</m:t>
              </m:r>
              <m:r>
                <w:rPr>
                  <w:rFonts w:ascii="Lora" w:cs="Lora" w:eastAsia="Lora" w:hAnsi="Lora"/>
                  <w:color w:val="666666"/>
                </w:rPr>
                <m:t xml:space="preserve">log(n) + m</m:t>
              </m:r>
              <m:r>
                <w:rPr>
                  <w:rFonts w:ascii="Lora" w:cs="Lora" w:eastAsia="Lora" w:hAnsi="Lora"/>
                  <w:color w:val="666666"/>
                </w:rPr>
                <m:t>⋅</m:t>
              </m:r>
              <m:r>
                <w:rPr>
                  <w:rFonts w:ascii="Lora" w:cs="Lora" w:eastAsia="Lora" w:hAnsi="Lora"/>
                  <w:color w:val="666666"/>
                </w:rPr>
                <m:t xml:space="preserve">log(n))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With MSTs, we are assuming that the graph is connected and that it has at least </w:t>
      </w:r>
      <m:oMath>
        <m:r>
          <w:rPr>
            <w:rFonts w:ascii="Lora" w:cs="Lora" w:eastAsia="Lora" w:hAnsi="Lora"/>
            <w:color w:val="666666"/>
          </w:rPr>
          <m:t xml:space="preserve">n-1</m:t>
        </m:r>
      </m:oMath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edges, </w:t>
      </w:r>
      <m:oMath>
        <m:r>
          <w:rPr>
            <w:rFonts w:ascii="Lora" w:cs="Lora" w:eastAsia="Lora" w:hAnsi="Lora"/>
            <w:color w:val="666666"/>
          </w:rPr>
          <m:t xml:space="preserve">m</m:t>
        </m:r>
        <m:r>
          <w:rPr>
            <w:rFonts w:ascii="Lora" w:cs="Lora" w:eastAsia="Lora" w:hAnsi="Lora"/>
            <w:color w:val="666666"/>
          </w:rPr>
          <m:t>≥</m:t>
        </m:r>
        <m:r>
          <w:rPr>
            <w:rFonts w:ascii="Lora" w:cs="Lora" w:eastAsia="Lora" w:hAnsi="Lora"/>
            <w:color w:val="666666"/>
          </w:rPr>
          <m:t xml:space="preserve">n-1</m:t>
        </m:r>
      </m:oMath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Therefore, O(n) is O(m), but not the opposite.</w:t>
      </w:r>
    </w:p>
    <w:p w:rsidR="00000000" w:rsidDel="00000000" w:rsidP="00000000" w:rsidRDefault="00000000" w:rsidRPr="00000000" w14:paraId="0000000B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0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2550"/>
        <w:tblGridChange w:id="0">
          <w:tblGrid>
            <w:gridCol w:w="2475"/>
            <w:gridCol w:w="25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Kruskal’s 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Prim’s Algorithm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Lora" w:cs="Lora" w:eastAsia="Lora" w:hAnsi="Lora"/>
                <w:color w:val="666666"/>
              </w:rPr>
            </w:pPr>
            <m:oMath>
              <m:r>
                <w:rPr>
                  <w:rFonts w:ascii="Lora" w:cs="Lora" w:eastAsia="Lora" w:hAnsi="Lora"/>
                  <w:color w:val="666666"/>
                </w:rPr>
                <m:t xml:space="preserve">O( m</m:t>
              </m:r>
              <m:r>
                <w:rPr>
                  <w:rFonts w:ascii="Lora" w:cs="Lora" w:eastAsia="Lora" w:hAnsi="Lora"/>
                  <w:color w:val="666666"/>
                </w:rPr>
                <m:t>⋅</m:t>
              </m:r>
              <m:r>
                <w:rPr>
                  <w:rFonts w:ascii="Lora" w:cs="Lora" w:eastAsia="Lora" w:hAnsi="Lora"/>
                  <w:color w:val="666666"/>
                </w:rPr>
                <m:t xml:space="preserve">log(n))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Lora" w:cs="Lora" w:eastAsia="Lora" w:hAnsi="Lora"/>
                <w:color w:val="666666"/>
              </w:rPr>
            </w:pPr>
            <m:oMath>
              <m:r>
                <w:rPr>
                  <w:rFonts w:ascii="Lora" w:cs="Lora" w:eastAsia="Lora" w:hAnsi="Lora"/>
                  <w:color w:val="666666"/>
                </w:rPr>
                <m:t xml:space="preserve">O( m</m:t>
              </m:r>
              <m:r>
                <w:rPr>
                  <w:rFonts w:ascii="Lora" w:cs="Lora" w:eastAsia="Lora" w:hAnsi="Lora"/>
                  <w:color w:val="666666"/>
                </w:rPr>
                <m:t>⋅</m:t>
              </m:r>
              <m:r>
                <w:rPr>
                  <w:rFonts w:ascii="Lora" w:cs="Lora" w:eastAsia="Lora" w:hAnsi="Lora"/>
                  <w:color w:val="666666"/>
                </w:rPr>
                <m:t xml:space="preserve">log(n))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There is a way to make Prim’s algorithm faster. We can use something called Fibonacci Heap to get </w:t>
      </w:r>
      <m:oMath>
        <m:r>
          <w:rPr>
            <w:rFonts w:ascii="Lora" w:cs="Lora" w:eastAsia="Lora" w:hAnsi="Lora"/>
            <w:color w:val="666666"/>
          </w:rPr>
          <m:t xml:space="preserve">O(n</m:t>
        </m:r>
        <m:r>
          <w:rPr>
            <w:rFonts w:ascii="Lora" w:cs="Lora" w:eastAsia="Lora" w:hAnsi="Lora"/>
            <w:color w:val="666666"/>
          </w:rPr>
          <m:t>⋅</m:t>
        </m:r>
        <m:r>
          <w:rPr>
            <w:rFonts w:ascii="Lora" w:cs="Lora" w:eastAsia="Lora" w:hAnsi="Lora"/>
            <w:color w:val="666666"/>
          </w:rPr>
          <m:t xml:space="preserve">log(n) + m)</m:t>
        </m:r>
      </m:oMath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time, but we will not cover that in this class.  </w:t>
      </w:r>
    </w:p>
    <w:p w:rsidR="00000000" w:rsidDel="00000000" w:rsidP="00000000" w:rsidRDefault="00000000" w:rsidRPr="00000000" w14:paraId="00000012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ora" w:cs="Lora" w:eastAsia="Lora" w:hAnsi="Lora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numPr>
          <w:ilvl w:val="0"/>
          <w:numId w:val="1"/>
        </w:numPr>
        <w:ind w:left="720" w:hanging="360"/>
        <w:rPr>
          <w:rFonts w:ascii="Lora" w:cs="Lora" w:eastAsia="Lora" w:hAnsi="Lora"/>
          <w:b w:val="1"/>
        </w:rPr>
      </w:pPr>
      <w:bookmarkStart w:colFirst="0" w:colLast="0" w:name="_rhrm196vodon" w:id="1"/>
      <w:bookmarkEnd w:id="1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Dijkstra’s algorithm</w:t>
      </w:r>
    </w:p>
    <w:p w:rsidR="00000000" w:rsidDel="00000000" w:rsidP="00000000" w:rsidRDefault="00000000" w:rsidRPr="00000000" w14:paraId="00000015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Dijkstra’s algorithm is used to find the shortest path between two points in a directed graph and it is a modification of Prim’s algorithm.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Algorithm setup: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Label all vertices with:</w:t>
      </w:r>
    </w:p>
    <w:p w:rsidR="00000000" w:rsidDel="00000000" w:rsidP="00000000" w:rsidRDefault="00000000" w:rsidRPr="00000000" w14:paraId="00000018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Distance → initialized to infinity.</w:t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Predecessor → initialized to null.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Set up a min heap.</w:t>
      </w:r>
    </w:p>
    <w:p w:rsidR="00000000" w:rsidDel="00000000" w:rsidP="00000000" w:rsidRDefault="00000000" w:rsidRPr="00000000" w14:paraId="0000001B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825800" cy="291941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800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Algorithm logic: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Choose an arbitrary starting point and set its distance to 0.</w:t>
      </w:r>
    </w:p>
    <w:p w:rsidR="00000000" w:rsidDel="00000000" w:rsidP="00000000" w:rsidRDefault="00000000" w:rsidRPr="00000000" w14:paraId="0000001E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In our example, we will choose vertex A as a starting point.</w:t>
      </w:r>
    </w:p>
    <w:p w:rsidR="00000000" w:rsidDel="00000000" w:rsidP="00000000" w:rsidRDefault="00000000" w:rsidRPr="00000000" w14:paraId="0000001F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667397" cy="201453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397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Pop the starting vertex from the heap and update the distance/predecessor of adjacent vertices.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pop A and update adjacent vertices B and F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929193" cy="211931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9193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want to add an edge to the node with the smallest distance. </w:t>
      </w:r>
    </w:p>
    <w:p w:rsidR="00000000" w:rsidDel="00000000" w:rsidP="00000000" w:rsidRDefault="00000000" w:rsidRPr="00000000" w14:paraId="00000024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In the example, an edge with the smallest </w:t>
      </w:r>
      <w:r w:rsidDel="00000000" w:rsidR="00000000" w:rsidRPr="00000000">
        <w:rPr>
          <w:rFonts w:ascii="Lora" w:cs="Lora" w:eastAsia="Lora" w:hAnsi="Lora"/>
          <w:i w:val="1"/>
          <w:color w:val="666666"/>
          <w:rtl w:val="0"/>
        </w:rPr>
        <w:t xml:space="preserve">d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is the edge from A to F. </w:t>
      </w:r>
    </w:p>
    <w:p w:rsidR="00000000" w:rsidDel="00000000" w:rsidP="00000000" w:rsidRDefault="00000000" w:rsidRPr="00000000" w14:paraId="00000025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991515" cy="2862263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515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Next, we pop a vertex with the smallest distance and update adjacent vertices. However, we update vertices only if the distance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from the start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is smaller than the current d. </w:t>
      </w:r>
    </w:p>
    <w:p w:rsidR="00000000" w:rsidDel="00000000" w:rsidP="00000000" w:rsidRDefault="00000000" w:rsidRPr="00000000" w14:paraId="00000028">
      <w:pPr>
        <w:numPr>
          <w:ilvl w:val="2"/>
          <w:numId w:val="6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This is the main distinction from Prim’s algorithm. Prim cares about the smallest edge weights, while Dijkstra is concerned with smallest paths.</w:t>
      </w:r>
    </w:p>
    <w:p w:rsidR="00000000" w:rsidDel="00000000" w:rsidP="00000000" w:rsidRDefault="00000000" w:rsidRPr="00000000" w14:paraId="00000029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pop F and update adjacent vertices: E to </w:t>
      </w:r>
      <m:oMath>
        <m:r>
          <w:rPr>
            <w:rFonts w:ascii="Lora" w:cs="Lora" w:eastAsia="Lora" w:hAnsi="Lora"/>
            <w:color w:val="666666"/>
          </w:rPr>
          <m:t xml:space="preserve">7+5=12</m:t>
        </m:r>
      </m:oMath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and G to </w:t>
      </w:r>
      <m:oMath>
        <m:r>
          <w:rPr>
            <w:rFonts w:ascii="Lora" w:cs="Lora" w:eastAsia="Lora" w:hAnsi="Lora"/>
            <w:color w:val="666666"/>
          </w:rPr>
          <m:t xml:space="preserve">7+4=11</m:t>
        </m:r>
      </m:oMath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.</w:t>
      </w:r>
    </w:p>
    <w:p w:rsidR="00000000" w:rsidDel="00000000" w:rsidP="00000000" w:rsidRDefault="00000000" w:rsidRPr="00000000" w14:paraId="0000002A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819419" cy="21002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19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Lora" w:cs="Lora" w:eastAsia="Lora" w:hAnsi="Lora"/>
          <w:color w:val="666666"/>
        </w:rPr>
        <w:pPrChange w:author="Jinbo Ci" w:id="0" w:date="2019-05-27T14:47:41Z">
          <w:pPr/>
        </w:pPrChange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add an edge to the node with the smallest path.</w:t>
      </w:r>
    </w:p>
    <w:p w:rsidR="00000000" w:rsidDel="00000000" w:rsidP="00000000" w:rsidRDefault="00000000" w:rsidRPr="00000000" w14:paraId="0000002C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 node with the smallest path is B, so we add edge AB.</w:t>
      </w:r>
    </w:p>
    <w:p w:rsidR="00000000" w:rsidDel="00000000" w:rsidP="00000000" w:rsidRDefault="00000000" w:rsidRPr="00000000" w14:paraId="0000002D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4112347" cy="292893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2347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Again, we pop a vertex with the smallest path, we update adjacent vertices if needed, and we add the edge with the smallest path. These steps are repeated until the heap is empty. </w:t>
      </w:r>
    </w:p>
    <w:p w:rsidR="00000000" w:rsidDel="00000000" w:rsidP="00000000" w:rsidRDefault="00000000" w:rsidRPr="00000000" w14:paraId="00000030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Continuing through the example graph → we pop B and we update its adjacent vertices C and D.</w:t>
      </w:r>
    </w:p>
    <w:p w:rsidR="00000000" w:rsidDel="00000000" w:rsidP="00000000" w:rsidRDefault="00000000" w:rsidRPr="00000000" w14:paraId="00000031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158526" cy="2262188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526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 next vertex with smallest path is G. Thereby, we add an edge from F to G.</w:t>
      </w:r>
    </w:p>
    <w:p w:rsidR="00000000" w:rsidDel="00000000" w:rsidP="00000000" w:rsidRDefault="00000000" w:rsidRPr="00000000" w14:paraId="00000033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169365" cy="2357438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365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further pop G, but we do not update E, because the path to E through G is longer than the path to E through F.</w:t>
      </w:r>
    </w:p>
    <w:p w:rsidR="00000000" w:rsidDel="00000000" w:rsidP="00000000" w:rsidRDefault="00000000" w:rsidRPr="00000000" w14:paraId="00000036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092694" cy="223361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694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add an edge</w:t>
      </w:r>
      <w:del w:author="Manik Akhand" w:id="3" w:date="2019-12-17T07:22:06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s</w:delText>
        </w:r>
      </w:del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from </w:t>
      </w:r>
      <w:ins w:author="Cheng Xu" w:id="4" w:date="2019-12-06T08:13:04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F</w:t>
        </w:r>
      </w:ins>
      <w:del w:author="Cheng Xu" w:id="4" w:date="2019-12-06T08:13:04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E</w:delText>
        </w:r>
      </w:del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to </w:t>
      </w:r>
      <w:ins w:author="Cheng Xu" w:id="5" w:date="2019-12-06T08:13:11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E</w:t>
        </w:r>
      </w:ins>
      <w:del w:author="Cheng Xu" w:id="5" w:date="2019-12-06T08:13:11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F</w:delText>
        </w:r>
      </w:del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because that is currently the path with the smallest distance. </w:t>
      </w:r>
    </w:p>
    <w:p w:rsidR="00000000" w:rsidDel="00000000" w:rsidP="00000000" w:rsidRDefault="00000000" w:rsidRPr="00000000" w14:paraId="00000039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522596" cy="247173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596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Next, pop vertex E and we won’t update anything again because the path to C through E is longer than path to C through B.</w:t>
      </w:r>
    </w:p>
    <w:p w:rsidR="00000000" w:rsidDel="00000000" w:rsidP="00000000" w:rsidRDefault="00000000" w:rsidRPr="00000000" w14:paraId="0000003D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874477" cy="210026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4477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Then, we add an edge from B to D and pop D. We do not update anything.</w:t>
      </w:r>
    </w:p>
    <w:p w:rsidR="00000000" w:rsidDel="00000000" w:rsidP="00000000" w:rsidRDefault="00000000" w:rsidRPr="00000000" w14:paraId="0000003F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543554" cy="251936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554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add an edge from B to C and pop C. Here we have to update H because path to H through C is less than infinity.</w:t>
      </w:r>
    </w:p>
    <w:p w:rsidR="00000000" w:rsidDel="00000000" w:rsidP="00000000" w:rsidRDefault="00000000" w:rsidRPr="00000000" w14:paraId="00000042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068955" cy="218598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Finally, we add an edge from C to H and pop H. After this step, the heap is empty and we are done.</w:t>
      </w:r>
    </w:p>
    <w:p w:rsidR="00000000" w:rsidDel="00000000" w:rsidP="00000000" w:rsidRDefault="00000000" w:rsidRPr="00000000" w14:paraId="00000045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533213" cy="256698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213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After running Dijkstra’s algorithm, we get an acyclic directed graph. In the example, the starting point is A.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This means that we have the shortest path from A to any other vertex in the graph.</w:t>
      </w:r>
    </w:p>
    <w:p w:rsidR="00000000" w:rsidDel="00000000" w:rsidP="00000000" w:rsidRDefault="00000000" w:rsidRPr="00000000" w14:paraId="00000049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097570" cy="226218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Now we can ask the following questions: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What is the shortest path from A to H?</w:t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By looking up the table, we can see it is 21.</w:t>
      </w:r>
    </w:p>
    <w:p w:rsidR="00000000" w:rsidDel="00000000" w:rsidP="00000000" w:rsidRDefault="00000000" w:rsidRPr="00000000" w14:paraId="0000004D">
      <w:pPr>
        <w:numPr>
          <w:ilvl w:val="2"/>
          <w:numId w:val="5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 time to find this information is O(1) because it is just a simple table lookup.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What is the path from A to H?</w:t>
      </w:r>
    </w:p>
    <w:p w:rsidR="00000000" w:rsidDel="00000000" w:rsidP="00000000" w:rsidRDefault="00000000" w:rsidRPr="00000000" w14:paraId="0000004F">
      <w:pPr>
        <w:numPr>
          <w:ilvl w:val="2"/>
          <w:numId w:val="5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Start at H and trace back the predecessor nodes → A-</w:t>
      </w:r>
      <w:ins w:author="Neeraj Aggarwal" w:id="6" w:date="2019-12-11T23:57:03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C</w:t>
        </w:r>
      </w:ins>
      <w:del w:author="Neeraj Aggarwal" w:id="6" w:date="2019-12-11T23:57:03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B</w:delText>
        </w:r>
      </w:del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-</w:t>
      </w:r>
      <w:ins w:author="Neeraj Aggarwal" w:id="7" w:date="2019-12-11T23:57:06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B</w:t>
        </w:r>
      </w:ins>
      <w:del w:author="Neeraj Aggarwal" w:id="7" w:date="2019-12-11T23:57:06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C</w:delText>
        </w:r>
      </w:del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-H</w:t>
      </w:r>
    </w:p>
    <w:p w:rsidR="00000000" w:rsidDel="00000000" w:rsidP="00000000" w:rsidRDefault="00000000" w:rsidRPr="00000000" w14:paraId="00000050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104900" cy="2798542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798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there is no path to a particular vertex, we will have infinity as distance.</w:t>
      </w:r>
    </w:p>
    <w:p w:rsidR="00000000" w:rsidDel="00000000" w:rsidP="00000000" w:rsidRDefault="00000000" w:rsidRPr="00000000" w14:paraId="0000005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/>
      <w:pgMar w:bottom="1440" w:top="1440" w:left="1440" w:right="1440" w:header="720" w:footer="720"/>
      <w:pgNumType w:start="1"/>
      <w:sectPrChange w:author="Chirag Nanda" w:id="0" w:date="2019-12-12T16:12:31Z">
        <w:sectPr w:rsidR="000000" w:rsidDel="000000" w:rsidRPr="000000" w:rsidSect="000000">
          <w:pgMar w:bottom="1440" w:top="1440" w:left="1440" w:right="1440" w:header="720" w:footer="720"/>
          <w:pgNumType w:start="1"/>
          <w:pgSz w:h="15840" w:w="12240"/>
        </w:sectPr>
      </w:sectPrChange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>
        <w:ins w:author="Chirag Nanda" w:id="8" w:date="2019-12-12T16:12:31Z"/>
      </w:rPr>
    </w:pPr>
    <w:ins w:author="Chirag Nanda" w:id="8" w:date="2019-12-12T16:12:31Z">
      <w:r w:rsidDel="00000000" w:rsidR="00000000" w:rsidRPr="00000000">
        <w:rPr>
          <w:rtl w:val="0"/>
        </w:rPr>
      </w:r>
    </w:ins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Style w:val="Title"/>
      <w:keepNext w:val="0"/>
      <w:keepLines w:val="0"/>
      <w:spacing w:after="0" w:line="240" w:lineRule="auto"/>
      <w:rPr>
        <w:rFonts w:ascii="Economica" w:cs="Economica" w:eastAsia="Economica" w:hAnsi="Economica"/>
        <w:b w:val="1"/>
        <w:color w:val="666666"/>
        <w:sz w:val="60"/>
        <w:szCs w:val="60"/>
      </w:rPr>
    </w:pPr>
    <w:bookmarkStart w:colFirst="0" w:colLast="0" w:name="_nrnw03t7conb" w:id="2"/>
    <w:bookmarkEnd w:id="2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CS 225 Spring 2019 :: TA Lecture Notes </w:t>
    </w:r>
  </w:p>
  <w:p w:rsidR="00000000" w:rsidDel="00000000" w:rsidP="00000000" w:rsidRDefault="00000000" w:rsidRPr="00000000" w14:paraId="00000054">
    <w:pPr>
      <w:pStyle w:val="Title"/>
      <w:keepNext w:val="0"/>
      <w:keepLines w:val="0"/>
      <w:spacing w:after="0" w:line="240" w:lineRule="auto"/>
      <w:rPr>
        <w:rFonts w:ascii="Economica" w:cs="Economica" w:eastAsia="Economica" w:hAnsi="Economica"/>
        <w:b w:val="1"/>
        <w:color w:val="666666"/>
        <w:sz w:val="60"/>
        <w:szCs w:val="60"/>
      </w:rPr>
    </w:pPr>
    <w:bookmarkStart w:colFirst="0" w:colLast="0" w:name="_6tauivf3976u" w:id="3"/>
    <w:bookmarkEnd w:id="3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4/24  Dijkstra’s Algorithm (SSSP)</w:t>
    </w:r>
  </w:p>
  <w:p w:rsidR="00000000" w:rsidDel="00000000" w:rsidP="00000000" w:rsidRDefault="00000000" w:rsidRPr="00000000" w14:paraId="00000055">
    <w:pPr>
      <w:pStyle w:val="Subtitle"/>
      <w:keepNext w:val="0"/>
      <w:keepLines w:val="0"/>
      <w:spacing w:after="0" w:before="200" w:line="240" w:lineRule="auto"/>
      <w:rPr>
        <w:rFonts w:ascii="Economica" w:cs="Economica" w:eastAsia="Economica" w:hAnsi="Economica"/>
        <w:b w:val="1"/>
        <w:sz w:val="28"/>
        <w:szCs w:val="28"/>
      </w:rPr>
    </w:pPr>
    <w:bookmarkStart w:colFirst="0" w:colLast="0" w:name="_37lxvx553323" w:id="4"/>
    <w:bookmarkEnd w:id="4"/>
    <w:r w:rsidDel="00000000" w:rsidR="00000000" w:rsidRPr="00000000">
      <w:rPr>
        <w:rFonts w:ascii="Economica" w:cs="Economica" w:eastAsia="Economica" w:hAnsi="Economica"/>
        <w:b w:val="1"/>
        <w:sz w:val="28"/>
        <w:szCs w:val="28"/>
        <w:rtl w:val="0"/>
      </w:rPr>
      <w:t xml:space="preserve">By Wenjie</w:t>
    </w:r>
  </w:p>
  <w:p w:rsidR="00000000" w:rsidDel="00000000" w:rsidP="00000000" w:rsidRDefault="00000000" w:rsidRPr="00000000" w14:paraId="00000056">
    <w:pPr>
      <w:spacing w:before="200" w:line="360" w:lineRule="auto"/>
      <w:rPr/>
    </w:pPr>
    <w:r w:rsidDel="00000000" w:rsidR="00000000" w:rsidRPr="00000000">
      <w:rPr>
        <w:rFonts w:ascii="Open Sans" w:cs="Open Sans" w:eastAsia="Open Sans" w:hAnsi="Open Sans"/>
        <w:sz w:val="24"/>
        <w:szCs w:val="24"/>
      </w:rPr>
      <w:drawing>
        <wp:inline distB="114300" distT="114300" distL="114300" distR="114300">
          <wp:extent cx="5943600" cy="38100"/>
          <wp:effectExtent b="0" l="0" r="0" t="0"/>
          <wp:docPr descr="horizontal line" id="13" name="image18.png"/>
          <a:graphic>
            <a:graphicData uri="http://schemas.openxmlformats.org/drawingml/2006/picture">
              <pic:pic>
                <pic:nvPicPr>
                  <pic:cNvPr descr="horizontal line" id="0" name="image18.png"/>
                  <pic:cNvPicPr preferRelativeResize="0"/>
                </pic:nvPicPr>
                <pic:blipFill>
                  <a:blip r:embed="rId1">
                    <a:alphaModFix amt="51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4.png"/><Relationship Id="rId22" Type="http://schemas.openxmlformats.org/officeDocument/2006/relationships/header" Target="header1.xml"/><Relationship Id="rId10" Type="http://schemas.openxmlformats.org/officeDocument/2006/relationships/image" Target="media/image7.png"/><Relationship Id="rId21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1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4.png"/><Relationship Id="rId18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NovaMono-regular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