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spacing w:after="0" w:afterAutospacing="0"/>
        <w:ind w:left="7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PrChange w:author="Hyunjun Ko" w:id="4" w:date="2020-03-09T21:57:04Z">
            <w:rPr>
              <w:rFonts w:ascii="Lora" w:cs="Lora" w:eastAsia="Lora" w:hAnsi="Lora"/>
              <w:b w:val="1"/>
              <w:color w:val="666666"/>
            </w:rPr>
          </w:rPrChange>
        </w:rPr>
        <w:pPrChange w:author="Hyunjun Ko" w:id="0" w:date="2020-03-09T21:57:04Z">
          <w:pPr>
            <w:pStyle w:val="Heading3"/>
            <w:numPr>
              <w:ilvl w:val="0"/>
              <w:numId w:val="5"/>
            </w:numPr>
            <w:ind w:left="720" w:hanging="360"/>
          </w:pPr>
        </w:pPrChange>
      </w:pPr>
      <w:bookmarkStart w:colFirst="0" w:colLast="0" w:name="_mcd0ceu3h0f0" w:id="0"/>
      <w:bookmarkEnd w:id="0"/>
      <w:ins w:author="Yuxin Wang" w:id="0" w:date="2020-05-24T22:38:01Z">
        <w:r w:rsidDel="00000000" w:rsidR="00000000" w:rsidRPr="00000000">
          <w:rPr>
            <w:rtl w:val="0"/>
          </w:rPr>
          <w:t xml:space="preserve">‘’</w:t>
        </w:r>
      </w:ins>
      <w:ins w:author="Suyang Li" w:id="1" w:date="2020-03-22T01:19:29Z">
        <w:r w:rsidDel="00000000" w:rsidR="00000000" w:rsidRPr="00000000">
          <w:rPr>
            <w:rtl w:val="0"/>
          </w:rPr>
          <w:t xml:space="preserve"> </w:t>
        </w:r>
      </w:ins>
      <w:ins w:author="Michael Sikora" w:id="2" w:date="2020-03-06T01:49:34Z">
        <w:r w:rsidDel="00000000" w:rsidR="00000000" w:rsidRPr="00000000">
          <w:rPr>
            <w:rtl w:val="0"/>
          </w:rPr>
          <w:t xml:space="preserve"> </w:t>
        </w:r>
      </w:ins>
      <w:ins w:author="Kendall Hester" w:id="3" w:date="2020-02-21T18:15:22Z">
        <w:r w:rsidDel="00000000" w:rsidR="00000000" w:rsidRPr="00000000">
          <w:rPr>
            <w:rtl w:val="0"/>
          </w:rPr>
          <w:t xml:space="preserve"> </w:t>
        </w:r>
      </w:ins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Tree Terminology review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Vertex: “nodes”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Edge: a connection between two vertices </w:t>
      </w:r>
    </w:p>
    <w:p w:rsidR="00000000" w:rsidDel="00000000" w:rsidP="00000000" w:rsidRDefault="00000000" w:rsidRPr="00000000" w14:paraId="00000004">
      <w:pPr>
        <w:numPr>
          <w:ilvl w:val="1"/>
          <w:numId w:val="5"/>
        </w:numPr>
        <w:ind w:left="1440" w:hanging="36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Path: sequence of edges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Parents: Node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b, d, x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have Node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as their parent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Children: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b, d, x,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are the children of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Siblings: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b, d, x,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are siblings of each other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Ancestors: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u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has ancestors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l, d, a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Descendants: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has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s, m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as its descendants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Leaves: Vertices with no children</w:t>
      </w:r>
    </w:p>
    <w:p w:rsidR="00000000" w:rsidDel="00000000" w:rsidP="00000000" w:rsidRDefault="00000000" w:rsidRPr="00000000" w14:paraId="0000000B">
      <w:pPr>
        <w:ind w:left="720"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043238" cy="200628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2006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Lora" w:cs="Lora" w:eastAsia="Lora" w:hAnsi="Lora"/>
          <w:b w:val="1"/>
          <w:color w:val="666666"/>
        </w:rPr>
      </w:pPr>
      <w:bookmarkStart w:colFirst="0" w:colLast="0" w:name="_lu3ii4b9zlgn" w:id="1"/>
      <w:bookmarkEnd w:id="1"/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Binary Tree 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 binary tree is either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 = {T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r}, where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are binary trees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T = {} = ∅</w:t>
      </w:r>
    </w:p>
    <w:p w:rsidR="00000000" w:rsidDel="00000000" w:rsidP="00000000" w:rsidRDefault="00000000" w:rsidRPr="00000000" w14:paraId="00000011">
      <w:pPr>
        <w:ind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Computation of the tree height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</w:t>
      </w:r>
      <w:ins w:author="Michal Kalita" w:id="5" w:date="2019-12-19T01:32:22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he length of the longest path from the root to the leaf (count</w:t>
        </w:r>
      </w:ins>
      <w:del w:author="Michal Kalita" w:id="5" w:date="2019-12-19T01:32:22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he length of the longest path from the root to the leaf (count</w:delText>
        </w:r>
      </w:del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edges).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we want to compute recursively: 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height(T) = 1 + max(height(T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), height(T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)), where if height(null) = -1, which might be counter-intuitive but it follows the mathematical definition of tree height</w:t>
      </w:r>
    </w:p>
    <w:p w:rsidR="00000000" w:rsidDel="00000000" w:rsidP="00000000" w:rsidRDefault="00000000" w:rsidRPr="00000000" w14:paraId="00000016">
      <w:pPr>
        <w:ind w:left="216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Full Tree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: 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 binary tree is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full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i w:val="1"/>
          <w:color w:val="666666"/>
          <w:rtl w:val="0"/>
        </w:rPr>
        <w:t xml:space="preserve">if and only if</w:t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ind w:left="2160" w:hanging="36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Either: F = {}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ind w:left="2160" w:hanging="36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Or: F = {T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r}      where 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both have either 0 or 2 children</w:t>
      </w:r>
    </w:p>
    <w:p w:rsidR="00000000" w:rsidDel="00000000" w:rsidP="00000000" w:rsidRDefault="00000000" w:rsidRPr="00000000" w14:paraId="0000001C">
      <w:pPr>
        <w:ind w:left="144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833563" cy="1298446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129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751378" cy="133826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1378" cy="133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725965" cy="14716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965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Perfect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 perfect tree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b w:val="1"/>
          <w:color w:val="666666"/>
          <w:vertAlign w:val="subscript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is defined by its height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is a tree of height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with</w:t>
      </w:r>
    </w:p>
    <w:p w:rsidR="00000000" w:rsidDel="00000000" w:rsidP="00000000" w:rsidRDefault="00000000" w:rsidRPr="00000000" w14:paraId="00000022">
      <w:pPr>
        <w:numPr>
          <w:ilvl w:val="3"/>
          <w:numId w:val="2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{}</w:t>
      </w:r>
    </w:p>
    <w:p w:rsidR="00000000" w:rsidDel="00000000" w:rsidP="00000000" w:rsidRDefault="00000000" w:rsidRPr="00000000" w14:paraId="00000023">
      <w:pPr>
        <w:numPr>
          <w:ilvl w:val="3"/>
          <w:numId w:val="2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{r, 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h-1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h-1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}  when  h&gt;=0</w:t>
      </w:r>
    </w:p>
    <w:p w:rsidR="00000000" w:rsidDel="00000000" w:rsidP="00000000" w:rsidRDefault="00000000" w:rsidRPr="00000000" w14:paraId="00000024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503373" cy="50958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73" cy="50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671513" cy="88481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3" cy="884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690331" cy="862013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331" cy="86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</w:t>
      </w:r>
      <w:del w:author="Zhenyi Tang" w:id="6" w:date="2019-09-27T18:47:45Z">
        <w:r w:rsidDel="00000000" w:rsidR="00000000" w:rsidRPr="00000000">
          <w:rPr>
            <w:rFonts w:ascii="Lora" w:cs="Lora" w:eastAsia="Lora" w:hAnsi="Lora"/>
            <w:color w:val="666666"/>
          </w:rPr>
          <w:drawing>
            <wp:inline distB="114300" distT="114300" distL="114300" distR="114300">
              <wp:extent cx="1642499" cy="966788"/>
              <wp:effectExtent b="0" l="0" r="0" t="0"/>
              <wp:docPr id="7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42499" cy="96678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del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ora" w:cs="Lora" w:eastAsia="Lora" w:hAnsi="Lora"/>
          <w:color w:val="666666"/>
          <w:vertAlign w:val="subscript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ab/>
        <w:t xml:space="preserve">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0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ab/>
        <w:tab/>
        <w:t xml:space="preserve">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ab/>
        <w:tab/>
        <w:tab/>
        <w:t xml:space="preserve">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ab/>
        <w:tab/>
        <w:tab/>
        <w:tab/>
        <w:t xml:space="preserve">       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3</w:t>
      </w:r>
      <w:ins w:author="Zhenyi Tang" w:id="6" w:date="2019-09-27T18:47:45Z">
        <w:r w:rsidDel="00000000" w:rsidR="00000000" w:rsidRPr="00000000">
          <w:rPr>
            <w:rFonts w:ascii="Lora" w:cs="Lora" w:eastAsia="Lora" w:hAnsi="Lora"/>
            <w:color w:val="666666"/>
            <w:vertAlign w:val="subscript"/>
          </w:rPr>
          <w:drawing>
            <wp:inline distB="114300" distT="114300" distL="114300" distR="114300">
              <wp:extent cx="1642499" cy="966788"/>
              <wp:effectExtent b="0" l="0" r="0" t="0"/>
              <wp:docPr id="16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42499" cy="96678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Lora" w:cs="Lora" w:eastAsia="Lora" w:hAnsi="Lora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Complete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 complete tree is </w:t>
      </w:r>
      <w:ins w:author="Rong Jin" w:id="7" w:date="2020-03-09T17:20:59Z">
        <w:del w:author="David Zhang" w:id="8" w:date="2020-03-09T21:21:54Z">
          <w:r w:rsidDel="00000000" w:rsidR="00000000" w:rsidRPr="00000000">
            <w:rPr>
              <w:rFonts w:ascii="Lora" w:cs="Lora" w:eastAsia="Lora" w:hAnsi="Lora"/>
              <w:color w:val="666666"/>
              <w:rtl w:val="0"/>
            </w:rPr>
            <w:delText xml:space="preserve">z</w:delText>
          </w:r>
        </w:del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 perfect tree except for the last level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All leaves must be pushed to the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left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Or, recursively, a complete tree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C</w:t>
      </w:r>
      <w:r w:rsidDel="00000000" w:rsidR="00000000" w:rsidRPr="00000000">
        <w:rPr>
          <w:rFonts w:ascii="Lora" w:cs="Lora" w:eastAsia="Lora" w:hAnsi="Lora"/>
          <w:b w:val="1"/>
          <w:color w:val="666666"/>
          <w:vertAlign w:val="subscript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of height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is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C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{}</w:t>
      </w:r>
      <w:ins w:author="Swethasree Bhattaram" w:id="9" w:date="2020-03-04T20:30:14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 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C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{r,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}  where</w:t>
      </w:r>
    </w:p>
    <w:p w:rsidR="00000000" w:rsidDel="00000000" w:rsidP="00000000" w:rsidRDefault="00000000" w:rsidRPr="00000000" w14:paraId="0000002E">
      <w:pPr>
        <w:numPr>
          <w:ilvl w:val="3"/>
          <w:numId w:val="2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Either: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C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h-1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and  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h-2</w:t>
      </w:r>
    </w:p>
    <w:p w:rsidR="00000000" w:rsidDel="00000000" w:rsidP="00000000" w:rsidRDefault="00000000" w:rsidRPr="00000000" w14:paraId="0000002F">
      <w:pPr>
        <w:numPr>
          <w:ilvl w:val="3"/>
          <w:numId w:val="2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Or:     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h-1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and  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C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h-1</w:t>
      </w:r>
    </w:p>
    <w:p w:rsidR="00000000" w:rsidDel="00000000" w:rsidP="00000000" w:rsidRDefault="00000000" w:rsidRPr="00000000" w14:paraId="00000030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998689" cy="132873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8689" cy="13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</w:t>
      </w:r>
      <w:r w:rsidDel="00000000" w:rsidR="00000000" w:rsidRPr="00000000">
        <w:rPr>
          <w:rFonts w:ascii="Lora" w:cs="Lora" w:eastAsia="Lora" w:hAnsi="Lora"/>
          <w:color w:val="666666"/>
        </w:rPr>
        <mc:AlternateContent>
          <mc:Choice Requires="wpg">
            <w:drawing>
              <wp:inline distB="114300" distT="114300" distL="114300" distR="114300">
                <wp:extent cx="1916625" cy="128111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1916625" cy="1281113"/>
                          <a:chOff x="152400" y="152400"/>
                          <a:chExt cx="4676775" cy="3117850"/>
                        </a:xfrm>
                      </wpg:grpSpPr>
                      <pic:pic>
                        <pic:nvPicPr>
                          <pic:cNvPr id="14" name="Shape 14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676775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5" name="Shape 15"/>
                        <wps:spPr>
                          <a:xfrm>
                            <a:off x="1695450" y="2667000"/>
                            <a:ext cx="504900" cy="5049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2286000" y="2667000"/>
                            <a:ext cx="504900" cy="5049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2924100" y="2667000"/>
                            <a:ext cx="504900" cy="5049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47900" y="2200200"/>
                            <a:ext cx="109500" cy="46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05050" y="2190600"/>
                            <a:ext cx="233400" cy="47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14750" y="2171700"/>
                            <a:ext cx="61800" cy="4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16625" cy="1281113"/>
                <wp:effectExtent b="0" l="0" r="0" t="0"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6625" cy="12811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</w:t>
      </w:r>
    </w:p>
    <w:p w:rsidR="00000000" w:rsidDel="00000000" w:rsidP="00000000" w:rsidRDefault="00000000" w:rsidRPr="00000000" w14:paraId="00000031">
      <w:pPr>
        <w:ind w:left="72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ab/>
        <w:t xml:space="preserve"> 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C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h-1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and  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h-2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</w:t>
        <w:tab/>
        <w:tab/>
        <w:t xml:space="preserve">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P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h-1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and   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C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h-1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Tree property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Is every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full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tree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complete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?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No</w:t>
      </w:r>
    </w:p>
    <w:p w:rsidR="00000000" w:rsidDel="00000000" w:rsidP="00000000" w:rsidRDefault="00000000" w:rsidRPr="00000000" w14:paraId="00000036">
      <w:pPr>
        <w:ind w:left="1440"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mc:AlternateContent>
          <mc:Choice Requires="wpg">
            <w:drawing>
              <wp:inline distB="114300" distT="114300" distL="114300" distR="114300">
                <wp:extent cx="1681163" cy="154348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62175" y="781050"/>
                          <a:ext cx="1681163" cy="1543481"/>
                          <a:chOff x="2162175" y="781050"/>
                          <a:chExt cx="2190600" cy="20096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762250" y="781050"/>
                            <a:ext cx="514200" cy="5142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162175" y="1485900"/>
                            <a:ext cx="514200" cy="5142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3429000" y="1485900"/>
                            <a:ext cx="514200" cy="5142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048000" y="2276475"/>
                            <a:ext cx="514200" cy="5142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3838575" y="2276475"/>
                            <a:ext cx="514200" cy="5142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419353" y="1219947"/>
                            <a:ext cx="418200" cy="26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01000" y="1219800"/>
                            <a:ext cx="485100" cy="26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305103" y="1924797"/>
                            <a:ext cx="1992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67897" y="1924797"/>
                            <a:ext cx="2277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81163" cy="1543481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1163" cy="15434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How about the other way - does every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complete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tree have to be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full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?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No</w:t>
      </w:r>
    </w:p>
    <w:p w:rsidR="00000000" w:rsidDel="00000000" w:rsidP="00000000" w:rsidRDefault="00000000" w:rsidRPr="00000000" w14:paraId="0000003A">
      <w:pPr>
        <w:ind w:left="1440"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mc:AlternateContent>
          <mc:Choice Requires="wpg">
            <w:drawing>
              <wp:inline distB="114300" distT="114300" distL="114300" distR="114300">
                <wp:extent cx="700088" cy="83736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67100" y="428625"/>
                          <a:ext cx="700088" cy="837360"/>
                          <a:chOff x="2267100" y="428625"/>
                          <a:chExt cx="1028400" cy="1266675"/>
                        </a:xfrm>
                      </wpg:grpSpPr>
                      <wps:wsp>
                        <wps:cNvSpPr/>
                        <wps:cNvPr id="11" name="Shape 11"/>
                        <wps:spPr>
                          <a:xfrm>
                            <a:off x="2781300" y="428625"/>
                            <a:ext cx="514200" cy="5142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267100" y="1181100"/>
                            <a:ext cx="514200" cy="5142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524203" y="867522"/>
                            <a:ext cx="332400" cy="3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00088" cy="837360"/>
                <wp:effectExtent b="0" l="0" r="0" t="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088" cy="83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1440" w:hanging="360"/>
        <w:rPr>
          <w:rFonts w:ascii="Lora" w:cs="Lora" w:eastAsia="Lora" w:hAnsi="Lora"/>
          <w:color w:val="666666"/>
          <w:u w:val="none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Also, 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2160" w:hanging="360"/>
        <w:rPr>
          <w:rFonts w:ascii="Lora" w:cs="Lora" w:eastAsia="Lora" w:hAnsi="Lora"/>
          <w:color w:val="666666"/>
          <w:u w:val="none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Full does not imply perfect, so as complete does not imply perfect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2160" w:hanging="360"/>
        <w:rPr>
          <w:rFonts w:ascii="Lora" w:cs="Lora" w:eastAsia="Lora" w:hAnsi="Lora"/>
          <w:color w:val="666666"/>
          <w:u w:val="none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Not full implies not perfect, thus perfect implies full; perfect also implies complete too.</w:t>
      </w:r>
    </w:p>
    <w:p w:rsidR="00000000" w:rsidDel="00000000" w:rsidP="00000000" w:rsidRDefault="00000000" w:rsidRPr="00000000" w14:paraId="0000003E">
      <w:pPr>
        <w:ind w:left="72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Tree ADT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Operations of Tree ADT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Insert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Remove</w:t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Traverse</w:t>
      </w:r>
    </w:p>
    <w:p w:rsidR="00000000" w:rsidDel="00000000" w:rsidP="00000000" w:rsidRDefault="00000000" w:rsidRPr="00000000" w14:paraId="00000044">
      <w:pPr>
        <w:ind w:left="144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 binary tree is just like a fancy linked list since they both traverse between nodes/TreeNode</w:t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06307" cy="206216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307" cy="206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8505"/>
        <w:tblGridChange w:id="0">
          <w:tblGrid>
            <w:gridCol w:w="495"/>
            <w:gridCol w:w="8505"/>
          </w:tblGrid>
        </w:tblGridChange>
      </w:tblGrid>
      <w:tr>
        <w:trPr>
          <w:trHeight w:val="300" w:hRule="atLeast"/>
        </w:trPr>
        <w:tc>
          <w:tcPr>
            <w:gridSpan w:val="2"/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BinaryTree.h</w:t>
            </w:r>
          </w:p>
        </w:tc>
      </w:tr>
      <w:tr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17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19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#pragma once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template &lt;typename T&gt;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class BinaryTree {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public: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/* … */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private: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class TreeNode {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     TreeNode * left;  // pointer to the left child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     TreeNode * right; // pointer to the right child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     T &amp; data;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     TreeNode(T &amp; t) : 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        data(t), left(NULL), right(NULL) {};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        // constructor (initialization list)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};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TreeNode * root_; 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          // root of the tree: similar to head in linked list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66666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6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Drawing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 actual tree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4730084" cy="148113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084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Every pointer not pointing to another node is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NULL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Number of null pointers in a binary tree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Theorem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: A binary tree with n data items has n+1 null pointers.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Style w:val="Title"/>
      <w:keepNext w:val="0"/>
      <w:keepLines w:val="0"/>
      <w:spacing w:after="0" w:line="240" w:lineRule="auto"/>
      <w:rPr>
        <w:rFonts w:ascii="Economica" w:cs="Economica" w:eastAsia="Economica" w:hAnsi="Economica"/>
        <w:b w:val="1"/>
        <w:color w:val="666666"/>
        <w:sz w:val="60"/>
        <w:szCs w:val="60"/>
      </w:rPr>
    </w:pPr>
    <w:bookmarkStart w:colFirst="0" w:colLast="0" w:name="_nrnw03t7conb" w:id="2"/>
    <w:bookmarkEnd w:id="2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CS 225 Spring 2019 :: TA Lecture Notes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pStyle w:val="Title"/>
      <w:keepNext w:val="0"/>
      <w:keepLines w:val="0"/>
      <w:spacing w:after="0" w:line="240" w:lineRule="auto"/>
      <w:rPr>
        <w:rFonts w:ascii="Economica" w:cs="Economica" w:eastAsia="Economica" w:hAnsi="Economica"/>
        <w:b w:val="1"/>
        <w:color w:val="666666"/>
        <w:sz w:val="60"/>
        <w:szCs w:val="60"/>
      </w:rPr>
    </w:pPr>
    <w:bookmarkStart w:colFirst="0" w:colLast="0" w:name="_6tauivf3976u" w:id="3"/>
    <w:bookmarkEnd w:id="3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2/15  Tree</w:t>
    </w:r>
  </w:p>
  <w:p w:rsidR="00000000" w:rsidDel="00000000" w:rsidP="00000000" w:rsidRDefault="00000000" w:rsidRPr="00000000" w14:paraId="0000007E">
    <w:pPr>
      <w:pStyle w:val="Subtitle"/>
      <w:keepNext w:val="0"/>
      <w:keepLines w:val="0"/>
      <w:spacing w:after="0" w:before="200" w:line="240" w:lineRule="auto"/>
      <w:rPr>
        <w:rFonts w:ascii="Economica" w:cs="Economica" w:eastAsia="Economica" w:hAnsi="Economica"/>
        <w:sz w:val="28"/>
        <w:szCs w:val="28"/>
      </w:rPr>
    </w:pPr>
    <w:bookmarkStart w:colFirst="0" w:colLast="0" w:name="_37lxvx553323" w:id="4"/>
    <w:bookmarkEnd w:id="4"/>
    <w:r w:rsidDel="00000000" w:rsidR="00000000" w:rsidRPr="00000000">
      <w:rPr>
        <w:rFonts w:ascii="Economica" w:cs="Economica" w:eastAsia="Economica" w:hAnsi="Economica"/>
        <w:sz w:val="28"/>
        <w:szCs w:val="28"/>
        <w:rtl w:val="0"/>
      </w:rPr>
      <w:t xml:space="preserve">By Wenjie</w:t>
    </w:r>
  </w:p>
  <w:p w:rsidR="00000000" w:rsidDel="00000000" w:rsidP="00000000" w:rsidRDefault="00000000" w:rsidRPr="00000000" w14:paraId="0000007F">
    <w:pPr>
      <w:spacing w:before="200" w:line="360" w:lineRule="auto"/>
      <w:rPr/>
    </w:pPr>
    <w:r w:rsidDel="00000000" w:rsidR="00000000" w:rsidRPr="00000000">
      <w:rPr>
        <w:rFonts w:ascii="Open Sans" w:cs="Open Sans" w:eastAsia="Open Sans" w:hAnsi="Open Sans"/>
        <w:sz w:val="24"/>
        <w:szCs w:val="24"/>
      </w:rPr>
      <w:drawing>
        <wp:inline distB="114300" distT="114300" distL="114300" distR="114300">
          <wp:extent cx="5943600" cy="38100"/>
          <wp:effectExtent b="0" l="0" r="0" t="0"/>
          <wp:docPr descr="horizontal line" id="13" name="image17.png"/>
          <a:graphic>
            <a:graphicData uri="http://schemas.openxmlformats.org/drawingml/2006/picture">
              <pic:pic>
                <pic:nvPicPr>
                  <pic:cNvPr descr="horizontal line" id="0" name="image17.png"/>
                  <pic:cNvPicPr preferRelativeResize="0"/>
                </pic:nvPicPr>
                <pic:blipFill>
                  <a:blip r:embed="rId1">
                    <a:alphaModFix amt="51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5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0.png"/><Relationship Id="rId18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NovaMono-regular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