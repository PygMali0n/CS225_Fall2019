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4"/>
        <w:jc w:val="right"/>
        <w:rPr>
          <w:rFonts w:ascii="Lora" w:cs="Lora" w:eastAsia="Lora" w:hAnsi="Lora"/>
          <w:b w:val="1"/>
        </w:rPr>
        <w:pPrChange w:author="Jackie Oh" w:id="0" w:date="2020-03-30T01:58:20Z">
          <w:pPr>
            <w:pStyle w:val="Heading4"/>
          </w:pPr>
        </w:pPrChange>
      </w:pPr>
      <w:bookmarkStart w:colFirst="0" w:colLast="0" w:name="_qw12gu7wpkfi" w:id="0"/>
      <w:bookmarkEnd w:id="0"/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AVL Remove</w:t>
      </w:r>
    </w:p>
    <w:p w:rsidR="00000000" w:rsidDel="00000000" w:rsidP="00000000" w:rsidRDefault="00000000" w:rsidRPr="00000000" w14:paraId="00000002">
      <w:pPr>
        <w:numPr>
          <w:ilvl w:val="1"/>
          <w:numId w:val="4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2 children: swap with IOP then remove</w:t>
      </w:r>
    </w:p>
    <w:p w:rsidR="00000000" w:rsidDel="00000000" w:rsidP="00000000" w:rsidRDefault="00000000" w:rsidRPr="00000000" w14:paraId="00000003">
      <w:pPr>
        <w:numPr>
          <w:ilvl w:val="1"/>
          <w:numId w:val="4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1 child: swap with child then remove</w:t>
      </w:r>
    </w:p>
    <w:p w:rsidR="00000000" w:rsidDel="00000000" w:rsidP="00000000" w:rsidRDefault="00000000" w:rsidRPr="00000000" w14:paraId="00000004">
      <w:pPr>
        <w:numPr>
          <w:ilvl w:val="1"/>
          <w:numId w:val="4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No child: remove</w:t>
      </w:r>
    </w:p>
    <w:p w:rsidR="00000000" w:rsidDel="00000000" w:rsidP="00000000" w:rsidRDefault="00000000" w:rsidRPr="00000000" w14:paraId="00000005">
      <w:pPr>
        <w:numPr>
          <w:ilvl w:val="1"/>
          <w:numId w:val="4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We remove the same way we would remove a node in a BST.</w:t>
      </w:r>
    </w:p>
    <w:p w:rsidR="00000000" w:rsidDel="00000000" w:rsidP="00000000" w:rsidRDefault="00000000" w:rsidRPr="00000000" w14:paraId="00000006">
      <w:pPr>
        <w:pStyle w:val="Heading4"/>
        <w:rPr>
          <w:rFonts w:ascii="Lora" w:cs="Lora" w:eastAsia="Lora" w:hAnsi="Lora"/>
          <w:b w:val="1"/>
        </w:rPr>
      </w:pPr>
      <w:bookmarkStart w:colFirst="0" w:colLast="0" w:name="_rpnp4bpa295u" w:id="1"/>
      <w:bookmarkEnd w:id="1"/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Eg: remove (10)</w:t>
      </w:r>
    </w:p>
    <w:p w:rsidR="00000000" w:rsidDel="00000000" w:rsidP="00000000" w:rsidRDefault="00000000" w:rsidRPr="00000000" w14:paraId="00000007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2238375" cy="2332074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332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                          </w:t>
      </w: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2359711" cy="2414588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9711" cy="241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2366963" cy="2390553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2390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After we removed the node, we can see that we are left with an elbow with the lowest point of imbalance at 9. We know how to fix a case where b(9) = 2 and b(12) = -1 (RL rotation).</w:t>
      </w:r>
    </w:p>
    <w:p w:rsidR="00000000" w:rsidDel="00000000" w:rsidP="00000000" w:rsidRDefault="00000000" w:rsidRPr="00000000" w14:paraId="0000000B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2122925" cy="1985963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2925" cy="198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       </w:t>
      </w: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1894267" cy="1995488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4267" cy="1995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We have corrected the imbalance at 9, but is the tree as a whole balanced?</w:t>
      </w:r>
    </w:p>
    <w:p w:rsidR="00000000" w:rsidDel="00000000" w:rsidP="00000000" w:rsidRDefault="00000000" w:rsidRPr="00000000" w14:paraId="0000000F">
      <w:pPr>
        <w:numPr>
          <w:ilvl w:val="1"/>
          <w:numId w:val="4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If we check b(8), we will see that it is two. We corrected one imbalance, but we have created another one.  Again we know how to fix this: b(8) = -2 and b(5) = -1 (rotate to the right)</w:t>
      </w:r>
    </w:p>
    <w:p w:rsidR="00000000" w:rsidDel="00000000" w:rsidP="00000000" w:rsidRDefault="00000000" w:rsidRPr="00000000" w14:paraId="00000010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2037655" cy="2052638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7655" cy="205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  </w:t>
      </w: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2621310" cy="1900238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1310" cy="1900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4"/>
        <w:rPr>
          <w:rFonts w:ascii="Lora" w:cs="Lora" w:eastAsia="Lora" w:hAnsi="Lora"/>
          <w:b w:val="1"/>
        </w:rPr>
      </w:pPr>
      <w:bookmarkStart w:colFirst="0" w:colLast="0" w:name="_jbr9qunqody8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4"/>
        <w:rPr>
          <w:rFonts w:ascii="Lora" w:cs="Lora" w:eastAsia="Lora" w:hAnsi="Lora"/>
          <w:b w:val="1"/>
        </w:rPr>
      </w:pPr>
      <w:bookmarkStart w:colFirst="0" w:colLast="0" w:name="_up93dq3wdln" w:id="3"/>
      <w:bookmarkEnd w:id="3"/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AVL summary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del w:author="Niviru Wijayaratne" w:id="1" w:date="2020-04-13T17:00:07Z"/>
          <w:rFonts w:ascii="Lora" w:cs="Lora" w:eastAsia="Lora" w:hAnsi="Lora"/>
          <w:color w:val="666666"/>
        </w:rPr>
      </w:pPr>
      <w:ins w:author="Niviru Wijayaratne" w:id="1" w:date="2020-04-13T17:00:07Z">
        <w:r w:rsidDel="00000000" w:rsidR="00000000" w:rsidRPr="00000000">
          <w:rPr>
            <w:rFonts w:ascii="Lora" w:cs="Lora" w:eastAsia="Lora" w:hAnsi="Lora"/>
            <w:b w:val="1"/>
            <w:rtl w:val="0"/>
          </w:rPr>
          <w:t xml:space="preserve"> </w:t>
        </w:r>
      </w:ins>
      <w:del w:author="Niviru Wijayaratne" w:id="1" w:date="2020-04-13T17:00:07Z">
        <w:r w:rsidDel="00000000" w:rsidR="00000000" w:rsidRPr="00000000">
          <w:rPr>
            <w:rFonts w:ascii="Lora" w:cs="Lora" w:eastAsia="Lora" w:hAnsi="Lora"/>
            <w:color w:val="666666"/>
            <w:rtl w:val="0"/>
          </w:rPr>
          <w:delText xml:space="preserve">_find(...) → O(h) + 0 rotation</w:delText>
        </w:r>
      </w:del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>
          <w:del w:author="Niviru Wijayaratne" w:id="1" w:date="2020-04-13T17:00:07Z"/>
          <w:rFonts w:ascii="Lora" w:cs="Lora" w:eastAsia="Lora" w:hAnsi="Lora"/>
          <w:color w:val="666666"/>
        </w:rPr>
      </w:pPr>
      <w:del w:author="Niviru Wijayaratne" w:id="1" w:date="2020-04-13T17:00:07Z">
        <w:r w:rsidDel="00000000" w:rsidR="00000000" w:rsidRPr="00000000">
          <w:rPr>
            <w:rFonts w:ascii="Lora" w:cs="Lora" w:eastAsia="Lora" w:hAnsi="Lora"/>
            <w:color w:val="666666"/>
            <w:rtl w:val="0"/>
          </w:rPr>
          <w:delText xml:space="preserve">_insert(...) → O(h) + up to 1 rotation</w:delText>
        </w:r>
      </w:del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>
          <w:del w:author="Niviru Wijayaratne" w:id="1" w:date="2020-04-13T17:00:07Z"/>
          <w:rFonts w:ascii="Lora" w:cs="Lora" w:eastAsia="Lora" w:hAnsi="Lora"/>
          <w:color w:val="666666"/>
        </w:rPr>
      </w:pPr>
      <w:del w:author="Niviru Wijayaratne" w:id="1" w:date="2020-04-13T17:00:07Z">
        <w:r w:rsidDel="00000000" w:rsidR="00000000" w:rsidRPr="00000000">
          <w:rPr>
            <w:rFonts w:ascii="Lora" w:cs="Lora" w:eastAsia="Lora" w:hAnsi="Lora"/>
            <w:color w:val="666666"/>
            <w:rtl w:val="0"/>
          </w:rPr>
          <w:delText xml:space="preserve">_remove(...) → O(h) + up to h rotations</w:delText>
        </w:r>
      </w:del>
    </w:p>
    <w:p w:rsidR="00000000" w:rsidDel="00000000" w:rsidP="00000000" w:rsidRDefault="00000000" w:rsidRPr="00000000" w14:paraId="00000017">
      <w:pPr>
        <w:numPr>
          <w:ilvl w:val="2"/>
          <w:numId w:val="1"/>
        </w:numPr>
        <w:ind w:left="2160" w:hanging="360"/>
        <w:rPr>
          <w:del w:author="Niviru Wijayaratne" w:id="1" w:date="2020-04-13T17:00:07Z"/>
          <w:rFonts w:ascii="Lora" w:cs="Lora" w:eastAsia="Lora" w:hAnsi="Lora"/>
          <w:color w:val="666666"/>
        </w:rPr>
      </w:pPr>
      <w:del w:author="Niviru Wijayaratne" w:id="1" w:date="2020-04-13T17:00:07Z">
        <w:r w:rsidDel="00000000" w:rsidR="00000000" w:rsidRPr="00000000">
          <w:rPr>
            <w:rFonts w:ascii="Lora" w:cs="Lora" w:eastAsia="Lora" w:hAnsi="Lora"/>
            <w:color w:val="666666"/>
            <w:rtl w:val="0"/>
          </w:rPr>
          <w:delText xml:space="preserve">Each rotation is O(1).</w:delText>
        </w:r>
      </w:del>
    </w:p>
    <w:p w:rsidR="00000000" w:rsidDel="00000000" w:rsidP="00000000" w:rsidRDefault="00000000" w:rsidRPr="00000000" w14:paraId="00000018">
      <w:pPr>
        <w:numPr>
          <w:ilvl w:val="2"/>
          <w:numId w:val="1"/>
        </w:numPr>
        <w:ind w:left="2160" w:hanging="360"/>
        <w:rPr>
          <w:del w:author="Niviru Wijayaratne" w:id="1" w:date="2020-04-13T17:00:07Z"/>
          <w:rFonts w:ascii="Lora" w:cs="Lora" w:eastAsia="Lora" w:hAnsi="Lora"/>
          <w:color w:val="666666"/>
        </w:rPr>
      </w:pPr>
      <w:del w:author="Niviru Wijayaratne" w:id="1" w:date="2020-04-13T17:00:07Z">
        <w:r w:rsidDel="00000000" w:rsidR="00000000" w:rsidRPr="00000000">
          <w:rPr>
            <w:rFonts w:ascii="Lora" w:cs="Lora" w:eastAsia="Lora" w:hAnsi="Lora"/>
            <w:color w:val="666666"/>
            <w:rtl w:val="0"/>
          </w:rPr>
          <w:delText xml:space="preserve">Doing h rotations is h * O(1) = O(h)</w:delText>
        </w:r>
      </w:del>
    </w:p>
    <w:p w:rsidR="00000000" w:rsidDel="00000000" w:rsidP="00000000" w:rsidRDefault="00000000" w:rsidRPr="00000000" w14:paraId="00000019">
      <w:pPr>
        <w:numPr>
          <w:ilvl w:val="2"/>
          <w:numId w:val="1"/>
        </w:numPr>
        <w:ind w:left="2160" w:hanging="360"/>
        <w:rPr>
          <w:del w:author="Niviru Wijayaratne" w:id="1" w:date="2020-04-13T17:00:07Z"/>
          <w:rFonts w:ascii="Lora" w:cs="Lora" w:eastAsia="Lora" w:hAnsi="Lora"/>
          <w:color w:val="666666"/>
        </w:rPr>
      </w:pPr>
      <w:del w:author="Niviru Wijayaratne" w:id="1" w:date="2020-04-13T17:00:07Z">
        <w:r w:rsidDel="00000000" w:rsidR="00000000" w:rsidRPr="00000000">
          <w:rPr>
            <w:rFonts w:ascii="Lora" w:cs="Lora" w:eastAsia="Lora" w:hAnsi="Lora"/>
            <w:color w:val="666666"/>
            <w:rtl w:val="0"/>
          </w:rPr>
          <w:delText xml:space="preserve">O(h) + O(h) = 2 * O(h) = O(h)</w:delText>
        </w:r>
        <w:r w:rsidDel="00000000" w:rsidR="00000000" w:rsidRPr="00000000">
          <w:rPr>
            <w:rtl w:val="0"/>
          </w:rPr>
        </w:r>
      </w:del>
    </w:p>
    <w:p w:rsidR="00000000" w:rsidDel="00000000" w:rsidP="00000000" w:rsidRDefault="00000000" w:rsidRPr="00000000" w14:paraId="0000001A">
      <w:pPr>
        <w:ind w:firstLine="720"/>
        <w:rPr>
          <w:rFonts w:ascii="Lora" w:cs="Lora" w:eastAsia="Lora" w:hAnsi="Lora"/>
          <w:color w:val="666666"/>
        </w:rPr>
      </w:pPr>
      <w:del w:author="Niviru Wijayaratne" w:id="1" w:date="2020-04-13T17:00:07Z">
        <w:r w:rsidDel="00000000" w:rsidR="00000000" w:rsidRPr="00000000">
          <w:rPr>
            <w:rFonts w:ascii="Lora" w:cs="Lora" w:eastAsia="Lora" w:hAnsi="Lora"/>
            <w:color w:val="666666"/>
            <w:rtl w:val="0"/>
          </w:rPr>
          <w:delText xml:space="preserve">where O(h) = O(logN)</w:delText>
        </w:r>
      </w:del>
      <w:r w:rsidDel="00000000" w:rsidR="00000000" w:rsidRPr="00000000">
        <w:rPr>
          <w:rFonts w:ascii="Lora" w:cs="Lora" w:eastAsia="Lora" w:hAnsi="Lora"/>
          <w:color w:val="666666"/>
          <w:rtl w:val="0"/>
        </w:rPr>
        <w:br w:type="textWrapping"/>
      </w:r>
    </w:p>
    <w:p w:rsidR="00000000" w:rsidDel="00000000" w:rsidP="00000000" w:rsidRDefault="00000000" w:rsidRPr="00000000" w14:paraId="0000001B">
      <w:pPr>
        <w:pStyle w:val="Heading4"/>
        <w:rPr>
          <w:rFonts w:ascii="Lora" w:cs="Lora" w:eastAsia="Lora" w:hAnsi="Lora"/>
          <w:b w:val="1"/>
        </w:rPr>
      </w:pPr>
      <w:bookmarkStart w:colFirst="0" w:colLast="0" w:name="_d6hajz6whe65" w:id="4"/>
      <w:bookmarkEnd w:id="4"/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Big-O definition</w:t>
      </w:r>
    </w:p>
    <w:p w:rsidR="00000000" w:rsidDel="00000000" w:rsidP="00000000" w:rsidRDefault="00000000" w:rsidRPr="00000000" w14:paraId="0000001C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If we say a function is a Big O of anoth</w:t>
      </w:r>
      <w:ins w:author="Yitian Jiang" w:id="2" w:date="2020-03-07T19:29:00Z">
        <w:del w:author="Chenlei Fu" w:id="3" w:date="2020-03-10T22:25:42Z">
          <w:r w:rsidDel="00000000" w:rsidR="00000000" w:rsidRPr="00000000">
            <w:rPr>
              <w:rFonts w:ascii="Lora" w:cs="Lora" w:eastAsia="Lora" w:hAnsi="Lora"/>
              <w:color w:val="666666"/>
              <w:rtl w:val="0"/>
            </w:rPr>
            <w:delText xml:space="preserve"> </w:delText>
          </w:r>
        </w:del>
      </w:ins>
      <w:r w:rsidDel="00000000" w:rsidR="00000000" w:rsidRPr="00000000">
        <w:rPr>
          <w:rFonts w:ascii="Nova Mono" w:cs="Nova Mono" w:eastAsia="Nova Mono" w:hAnsi="Nova Mono"/>
          <w:color w:val="666666"/>
          <w:rtl w:val="0"/>
        </w:rPr>
        <w:t xml:space="preserve">er ie f(n) = O(g(n)) if and only if there exists some constants variable c,k such that f(n) ≤ c * g(n) and for all n &gt; k.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In other words, c*g(n) is the upper bound of the f(n) and f(n) is always below the upper bound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For all trees that are at least k nodes big, we know that the height h of that tree will be less than c * g(h). The definition implies that small values of k don’t matter.</w:t>
      </w:r>
    </w:p>
    <w:p w:rsidR="00000000" w:rsidDel="00000000" w:rsidP="00000000" w:rsidRDefault="00000000" w:rsidRPr="00000000" w14:paraId="0000001F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4829175" cy="34928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4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However the definition above is hard to prove the maximal value of the height and we should invert the definition above. </w:t>
      </w:r>
    </w:p>
    <w:p w:rsidR="00000000" w:rsidDel="00000000" w:rsidP="00000000" w:rsidRDefault="00000000" w:rsidRPr="00000000" w14:paraId="00000022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The inverted definition of above definition: </w:t>
      </w:r>
    </w:p>
    <w:p w:rsidR="00000000" w:rsidDel="00000000" w:rsidP="00000000" w:rsidRDefault="00000000" w:rsidRPr="00000000" w14:paraId="00000023">
      <w:pPr>
        <w:numPr>
          <w:ilvl w:val="1"/>
          <w:numId w:val="5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For all integer n and some int k such that n &gt; k, we have n &gt; c * g</w:t>
      </w:r>
      <w:r w:rsidDel="00000000" w:rsidR="00000000" w:rsidRPr="00000000">
        <w:rPr>
          <w:rFonts w:ascii="Lora" w:cs="Lora" w:eastAsia="Lora" w:hAnsi="Lora"/>
          <w:color w:val="666666"/>
          <w:vertAlign w:val="superscript"/>
          <w:rtl w:val="0"/>
        </w:rPr>
        <w:t xml:space="preserve">-1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(h).</w:t>
      </w:r>
    </w:p>
    <w:p w:rsidR="00000000" w:rsidDel="00000000" w:rsidP="00000000" w:rsidRDefault="00000000" w:rsidRPr="00000000" w14:paraId="00000024">
      <w:pPr>
        <w:numPr>
          <w:ilvl w:val="1"/>
          <w:numId w:val="5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In other words, give the tree of height h, what is the minimal number of nodes of that tree</w:t>
      </w:r>
      <w:ins w:author="Ishani Desai" w:id="4" w:date="2019-11-09T06:09:06Z">
        <w:r w:rsidDel="00000000" w:rsidR="00000000" w:rsidRPr="00000000">
          <w:rPr>
            <w:rFonts w:ascii="Lora" w:cs="Lora" w:eastAsia="Lora" w:hAnsi="Lora"/>
            <w:color w:val="666666"/>
            <w:rtl w:val="0"/>
          </w:rPr>
          <w:t xml:space="preserve"> </w:t>
        </w:r>
      </w:ins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.</w:t>
      </w:r>
    </w:p>
    <w:p w:rsidR="00000000" w:rsidDel="00000000" w:rsidP="00000000" w:rsidRDefault="00000000" w:rsidRPr="00000000" w14:paraId="00000025">
      <w:pPr>
        <w:numPr>
          <w:ilvl w:val="1"/>
          <w:numId w:val="5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There is a unique representation of a tree with minimum number of nodes.</w:t>
      </w:r>
    </w:p>
    <w:p w:rsidR="00000000" w:rsidDel="00000000" w:rsidP="00000000" w:rsidRDefault="00000000" w:rsidRPr="00000000" w14:paraId="00000026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3790950" cy="3080772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080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color w:val="666666"/>
          <w:rtl w:val="0"/>
        </w:rPr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ind w:left="72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Nova Mono" w:cs="Nova Mono" w:eastAsia="Nova Mono" w:hAnsi="Nova Mono"/>
          <w:color w:val="666666"/>
          <w:rtl w:val="0"/>
        </w:rPr>
        <w:t xml:space="preserve">The representation of the function that has the smallest number of nodes in an AVL tree of height h → N(h):</w:t>
      </w:r>
    </w:p>
    <w:p w:rsidR="00000000" w:rsidDel="00000000" w:rsidP="00000000" w:rsidRDefault="00000000" w:rsidRPr="00000000" w14:paraId="00000028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                             N(h = -1) </w:t>
      </w:r>
      <w:ins w:author="Tingcong Liu" w:id="5" w:date="2019-11-09T03:02:52Z">
        <w:r w:rsidDel="00000000" w:rsidR="00000000" w:rsidRPr="00000000">
          <w:rPr>
            <w:rFonts w:ascii="Lora" w:cs="Lora" w:eastAsia="Lora" w:hAnsi="Lora"/>
            <w:color w:val="666666"/>
            <w:rtl w:val="0"/>
          </w:rPr>
          <w:t xml:space="preserve">  </w:t>
        </w:r>
      </w:ins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= 0             N(h = 0) = 1            N(h = 1) = 2    </w:t>
      </w:r>
    </w:p>
    <w:p w:rsidR="00000000" w:rsidDel="00000000" w:rsidP="00000000" w:rsidRDefault="00000000" w:rsidRPr="00000000" w14:paraId="00000029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806202" cy="61564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6202" cy="615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               </w:t>
      </w: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590270" cy="61436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270" cy="614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               </w:t>
      </w: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787936" cy="1100138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7936" cy="110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                            N(h = 2) = 4                                                                         N(h = 3) = 7</w:t>
      </w:r>
    </w:p>
    <w:p w:rsidR="00000000" w:rsidDel="00000000" w:rsidP="00000000" w:rsidRDefault="00000000" w:rsidRPr="00000000" w14:paraId="0000002C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1481138" cy="1442306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1138" cy="1442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1395413" cy="1532666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5413" cy="1532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                         </w:t>
      </w: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1709738" cy="1726892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9738" cy="1726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A minimal AVL tree is going to have a balance of -1</w:t>
      </w:r>
      <w:ins w:author="Michal Kalita" w:id="6" w:date="2019-12-19T00:14:09Z">
        <w:r w:rsidDel="00000000" w:rsidR="00000000" w:rsidRPr="00000000">
          <w:rPr>
            <w:rFonts w:ascii="Lora" w:cs="Lora" w:eastAsia="Lora" w:hAnsi="Lora"/>
            <w:color w:val="666666"/>
            <w:rtl w:val="0"/>
          </w:rPr>
          <w:t xml:space="preserve">(1)</w:t>
        </w:r>
      </w:ins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.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Looking at these couple of cases, we can notice a recursive relation:</w:t>
      </w:r>
    </w:p>
    <w:p w:rsidR="00000000" w:rsidDel="00000000" w:rsidP="00000000" w:rsidRDefault="00000000" w:rsidRPr="00000000" w14:paraId="00000030">
      <w:pPr>
        <w:numPr>
          <w:ilvl w:val="2"/>
          <w:numId w:val="2"/>
        </w:numPr>
        <w:ind w:left="2160" w:hanging="360"/>
        <w:rPr>
          <w:color w:val="666666"/>
        </w:rPr>
      </w:pPr>
      <w:r w:rsidDel="00000000" w:rsidR="00000000" w:rsidRPr="00000000">
        <w:rPr>
          <w:rFonts w:ascii="Lora" w:cs="Lora" w:eastAsia="Lora" w:hAnsi="Lora"/>
          <w:b w:val="1"/>
          <w:color w:val="666666"/>
          <w:u w:val="single"/>
          <w:rtl w:val="0"/>
        </w:rPr>
        <w:t xml:space="preserve">N(h) = 1 + N(h - 1) + N(h - 2)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br w:type="textWrapping"/>
        <w:t xml:space="preserve">                 left-side    right-side</w:t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Simplify the above function</w:t>
      </w:r>
    </w:p>
    <w:p w:rsidR="00000000" w:rsidDel="00000000" w:rsidP="00000000" w:rsidRDefault="00000000" w:rsidRPr="00000000" w14:paraId="00000032">
      <w:pPr>
        <w:numPr>
          <w:ilvl w:val="2"/>
          <w:numId w:val="2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Nova Mono" w:cs="Nova Mono" w:eastAsia="Nova Mono" w:hAnsi="Nova Mono"/>
          <w:color w:val="666666"/>
          <w:rtl w:val="0"/>
        </w:rPr>
        <w:t xml:space="preserve">N(h) &gt; N(h - 1) + N(h - 2) → we can drop a constant, but now N(h) is greater and not equal anymore.</w:t>
      </w:r>
    </w:p>
    <w:p w:rsidR="00000000" w:rsidDel="00000000" w:rsidP="00000000" w:rsidRDefault="00000000" w:rsidRPr="00000000" w14:paraId="00000033">
      <w:pPr>
        <w:numPr>
          <w:ilvl w:val="2"/>
          <w:numId w:val="2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Nova Mono" w:cs="Nova Mono" w:eastAsia="Nova Mono" w:hAnsi="Nova Mono"/>
          <w:color w:val="666666"/>
          <w:rtl w:val="0"/>
        </w:rPr>
        <w:t xml:space="preserve">We know that N(h - 1) &gt; N(h - 2) → because AVL min tree has balance of -1, we know that left side is longer than the right side.</w:t>
      </w:r>
    </w:p>
    <w:p w:rsidR="00000000" w:rsidDel="00000000" w:rsidP="00000000" w:rsidRDefault="00000000" w:rsidRPr="00000000" w14:paraId="00000034">
      <w:pPr>
        <w:numPr>
          <w:ilvl w:val="2"/>
          <w:numId w:val="2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Nova Mono" w:cs="Nova Mono" w:eastAsia="Nova Mono" w:hAnsi="Nova Mono"/>
          <w:color w:val="666666"/>
          <w:rtl w:val="0"/>
        </w:rPr>
        <w:t xml:space="preserve">N(h) &gt; 2 * N(h - 2) → we can’t drop N(h - 1), but above we concluded it is larger than N(h - 2), this new form is correct.</w:t>
      </w:r>
    </w:p>
    <w:p w:rsidR="00000000" w:rsidDel="00000000" w:rsidP="00000000" w:rsidRDefault="00000000" w:rsidRPr="00000000" w14:paraId="00000035">
      <w:pPr>
        <w:numPr>
          <w:ilvl w:val="2"/>
          <w:numId w:val="2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The last step would be to find closed form which is 2</w:t>
      </w:r>
      <w:r w:rsidDel="00000000" w:rsidR="00000000" w:rsidRPr="00000000">
        <w:rPr>
          <w:rFonts w:ascii="Lora" w:cs="Lora" w:eastAsia="Lora" w:hAnsi="Lora"/>
          <w:color w:val="666666"/>
          <w:vertAlign w:val="superscript"/>
          <w:rtl w:val="0"/>
        </w:rPr>
        <w:t xml:space="preserve">h/2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and the following are the steps to get the closed form:</w:t>
      </w:r>
    </w:p>
    <w:p w:rsidR="00000000" w:rsidDel="00000000" w:rsidP="00000000" w:rsidRDefault="00000000" w:rsidRPr="00000000" w14:paraId="00000036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4"/>
        <w:rPr>
          <w:rFonts w:ascii="Lora" w:cs="Lora" w:eastAsia="Lora" w:hAnsi="Lora"/>
        </w:rPr>
      </w:pPr>
      <w:bookmarkStart w:colFirst="0" w:colLast="0" w:name="_5nedytt716ik" w:id="5"/>
      <w:bookmarkEnd w:id="5"/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Theorem: An AVL tree of height h has at least 2</w:t>
      </w:r>
      <w:r w:rsidDel="00000000" w:rsidR="00000000" w:rsidRPr="00000000">
        <w:rPr>
          <w:rFonts w:ascii="Lora" w:cs="Lora" w:eastAsia="Lora" w:hAnsi="Lora"/>
          <w:b w:val="1"/>
          <w:vertAlign w:val="superscript"/>
          <w:rtl w:val="0"/>
        </w:rPr>
        <w:t xml:space="preserve">h/2</w:t>
      </w:r>
      <w:r w:rsidDel="00000000" w:rsidR="00000000" w:rsidRPr="00000000">
        <w:rPr>
          <w:rFonts w:ascii="Nova Mono" w:cs="Nova Mono" w:eastAsia="Nova Mono" w:hAnsi="Nova Mono"/>
          <w:b w:val="1"/>
          <w:rtl w:val="0"/>
        </w:rPr>
        <w:t xml:space="preserve"> nodes for h &gt; 0 → N(h) &gt; 2</w:t>
      </w:r>
      <w:r w:rsidDel="00000000" w:rsidR="00000000" w:rsidRPr="00000000">
        <w:rPr>
          <w:rFonts w:ascii="Lora" w:cs="Lora" w:eastAsia="Lora" w:hAnsi="Lora"/>
          <w:b w:val="1"/>
          <w:vertAlign w:val="superscript"/>
          <w:rtl w:val="0"/>
        </w:rPr>
        <w:t xml:space="preserve">h/2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Proof: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Consider an AVL tree and let h denote it’s height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Base case: h = 1 and h = 2</w:t>
      </w:r>
    </w:p>
    <w:p w:rsidR="00000000" w:rsidDel="00000000" w:rsidP="00000000" w:rsidRDefault="00000000" w:rsidRPr="00000000" w14:paraId="0000003B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                       </w:t>
      </w:r>
      <w:r w:rsidDel="00000000" w:rsidR="00000000" w:rsidRPr="00000000">
        <w:rPr>
          <w:rFonts w:ascii="Lora" w:cs="Lora" w:eastAsia="Lora" w:hAnsi="Lora"/>
          <w:color w:val="666666"/>
          <w:u w:val="single"/>
          <w:rtl w:val="0"/>
        </w:rPr>
        <w:t xml:space="preserve">AVL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              </w:t>
      </w:r>
      <w:r w:rsidDel="00000000" w:rsidR="00000000" w:rsidRPr="00000000">
        <w:rPr>
          <w:rFonts w:ascii="Lora" w:cs="Lora" w:eastAsia="Lora" w:hAnsi="Lora"/>
          <w:color w:val="666666"/>
          <w:u w:val="single"/>
          <w:rtl w:val="0"/>
        </w:rPr>
        <w:t xml:space="preserve">Thm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                                     </w:t>
      </w:r>
      <w:r w:rsidDel="00000000" w:rsidR="00000000" w:rsidRPr="00000000">
        <w:rPr>
          <w:rFonts w:ascii="Lora" w:cs="Lora" w:eastAsia="Lora" w:hAnsi="Lora"/>
          <w:color w:val="666666"/>
          <w:u w:val="single"/>
          <w:rtl w:val="0"/>
        </w:rPr>
        <w:t xml:space="preserve">AVL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              </w:t>
      </w:r>
      <w:r w:rsidDel="00000000" w:rsidR="00000000" w:rsidRPr="00000000">
        <w:rPr>
          <w:rFonts w:ascii="Lora" w:cs="Lora" w:eastAsia="Lora" w:hAnsi="Lora"/>
          <w:color w:val="666666"/>
          <w:u w:val="single"/>
          <w:rtl w:val="0"/>
        </w:rPr>
        <w:t xml:space="preserve">Thm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                      h = 1       2</w:t>
      </w:r>
      <w:r w:rsidDel="00000000" w:rsidR="00000000" w:rsidRPr="00000000">
        <w:rPr>
          <w:rFonts w:ascii="Lora" w:cs="Lora" w:eastAsia="Lora" w:hAnsi="Lora"/>
          <w:color w:val="666666"/>
          <w:vertAlign w:val="superscript"/>
          <w:rtl w:val="0"/>
        </w:rPr>
        <w:t xml:space="preserve">1/2</w:t>
      </w:r>
      <w:r w:rsidDel="00000000" w:rsidR="00000000" w:rsidRPr="00000000">
        <w:rPr>
          <w:rFonts w:ascii="Nova Mono" w:cs="Nova Mono" w:eastAsia="Nova Mono" w:hAnsi="Nova Mono"/>
          <w:color w:val="666666"/>
          <w:rtl w:val="0"/>
        </w:rPr>
        <w:t xml:space="preserve"> = √2 ≅ 1.4                              h = 2            2</w:t>
      </w:r>
      <w:r w:rsidDel="00000000" w:rsidR="00000000" w:rsidRPr="00000000">
        <w:rPr>
          <w:rFonts w:ascii="Lora" w:cs="Lora" w:eastAsia="Lora" w:hAnsi="Lora"/>
          <w:color w:val="666666"/>
          <w:vertAlign w:val="superscript"/>
          <w:rtl w:val="0"/>
        </w:rPr>
        <w:t xml:space="preserve">2/2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= 2</w:t>
      </w:r>
    </w:p>
    <w:p w:rsidR="00000000" w:rsidDel="00000000" w:rsidP="00000000" w:rsidRDefault="00000000" w:rsidRPr="00000000" w14:paraId="0000003D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</w:t>
      </w: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914698" cy="1248439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698" cy="1248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                                          </w:t>
      </w:r>
      <w:r w:rsidDel="00000000" w:rsidR="00000000" w:rsidRPr="00000000">
        <w:rPr>
          <w:rFonts w:ascii="Lora" w:cs="Lora" w:eastAsia="Lora" w:hAnsi="Lora"/>
          <w:color w:val="666666"/>
        </w:rPr>
        <w:drawing>
          <wp:inline distB="114300" distT="114300" distL="114300" distR="114300">
            <wp:extent cx="1028998" cy="1474543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8998" cy="1474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                         An AVL tree of height </w:t>
      </w:r>
      <w:ins w:author="Zerun Zhao" w:id="7" w:date="2019-11-09T06:52:44Z">
        <w:r w:rsidDel="00000000" w:rsidR="00000000" w:rsidRPr="00000000">
          <w:rPr>
            <w:rFonts w:ascii="Lora" w:cs="Lora" w:eastAsia="Lora" w:hAnsi="Lora"/>
            <w:color w:val="666666"/>
            <w:rtl w:val="0"/>
          </w:rPr>
          <w:t xml:space="preserve">1</w:t>
        </w:r>
      </w:ins>
      <w:del w:author="Zerun Zhao" w:id="7" w:date="2019-11-09T06:52:44Z">
        <w:r w:rsidDel="00000000" w:rsidR="00000000" w:rsidRPr="00000000">
          <w:rPr>
            <w:rFonts w:ascii="Lora" w:cs="Lora" w:eastAsia="Lora" w:hAnsi="Lora"/>
            <w:color w:val="666666"/>
            <w:rtl w:val="0"/>
          </w:rPr>
          <w:delText xml:space="preserve">2</w:delText>
        </w:r>
      </w:del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                             An AVL tree of height </w:t>
      </w:r>
      <w:ins w:author="Zerun Zhao" w:id="8" w:date="2019-11-09T06:52:48Z">
        <w:r w:rsidDel="00000000" w:rsidR="00000000" w:rsidRPr="00000000">
          <w:rPr>
            <w:rFonts w:ascii="Lora" w:cs="Lora" w:eastAsia="Lora" w:hAnsi="Lora"/>
            <w:color w:val="666666"/>
            <w:rtl w:val="0"/>
          </w:rPr>
          <w:t xml:space="preserve">2</w:t>
        </w:r>
      </w:ins>
      <w:del w:author="Zerun Zhao" w:id="8" w:date="2019-11-09T06:52:48Z">
        <w:r w:rsidDel="00000000" w:rsidR="00000000" w:rsidRPr="00000000">
          <w:rPr>
            <w:rFonts w:ascii="Lora" w:cs="Lora" w:eastAsia="Lora" w:hAnsi="Lora"/>
            <w:color w:val="666666"/>
            <w:rtl w:val="0"/>
          </w:rPr>
          <w:delText xml:space="preserve">3</w:delText>
        </w:r>
      </w:del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</w:t>
      </w:r>
    </w:p>
    <w:p w:rsidR="00000000" w:rsidDel="00000000" w:rsidP="00000000" w:rsidRDefault="00000000" w:rsidRPr="00000000" w14:paraId="0000003F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                         has at least 2 nodes                             has at least 4 nodes </w:t>
      </w:r>
    </w:p>
    <w:p w:rsidR="00000000" w:rsidDel="00000000" w:rsidP="00000000" w:rsidRDefault="00000000" w:rsidRPr="00000000" w14:paraId="00000040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1440" w:firstLine="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Nova Mono" w:cs="Nova Mono" w:eastAsia="Nova Mono" w:hAnsi="Nova Mono"/>
          <w:color w:val="666666"/>
          <w:rtl w:val="0"/>
        </w:rPr>
        <w:t xml:space="preserve">Inductive hypothesis: for h &gt; 2, ∀ j &lt; h, N(j) &gt; 2</w:t>
      </w:r>
      <w:r w:rsidDel="00000000" w:rsidR="00000000" w:rsidRPr="00000000">
        <w:rPr>
          <w:rFonts w:ascii="Lora" w:cs="Lora" w:eastAsia="Lora" w:hAnsi="Lora"/>
          <w:color w:val="666666"/>
          <w:vertAlign w:val="superscript"/>
          <w:rtl w:val="0"/>
        </w:rPr>
        <w:t xml:space="preserve">j/2 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.</w:t>
      </w:r>
    </w:p>
    <w:p w:rsidR="00000000" w:rsidDel="00000000" w:rsidP="00000000" w:rsidRDefault="00000000" w:rsidRPr="00000000" w14:paraId="00000042">
      <w:pPr>
        <w:ind w:left="1440" w:firstLine="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We want to show: N(h) = 1 + N(h - 1) + N(h - 2)</w:t>
        <w:br w:type="textWrapping"/>
        <w:t xml:space="preserve">                                     &gt; 2 * N(h - 2)</w:t>
        <w:br w:type="textWrapping"/>
        <w:t xml:space="preserve">                                     &gt; 2 * 2</w:t>
      </w:r>
      <w:r w:rsidDel="00000000" w:rsidR="00000000" w:rsidRPr="00000000">
        <w:rPr>
          <w:rFonts w:ascii="Lora" w:cs="Lora" w:eastAsia="Lora" w:hAnsi="Lora"/>
          <w:color w:val="666666"/>
          <w:vertAlign w:val="superscript"/>
          <w:rtl w:val="0"/>
        </w:rPr>
        <w:t xml:space="preserve">(h-2)/2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br w:type="textWrapping"/>
        <w:t xml:space="preserve">                                     &gt; 2</w:t>
      </w:r>
      <w:r w:rsidDel="00000000" w:rsidR="00000000" w:rsidRPr="00000000">
        <w:rPr>
          <w:rFonts w:ascii="Lora" w:cs="Lora" w:eastAsia="Lora" w:hAnsi="Lora"/>
          <w:color w:val="666666"/>
          <w:vertAlign w:val="superscript"/>
          <w:rtl w:val="0"/>
        </w:rPr>
        <w:t xml:space="preserve">h/2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1440" w:firstLine="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Therefore an AVL tree of height h has at least 2</w:t>
      </w:r>
      <w:r w:rsidDel="00000000" w:rsidR="00000000" w:rsidRPr="00000000">
        <w:rPr>
          <w:rFonts w:ascii="Lora" w:cs="Lora" w:eastAsia="Lora" w:hAnsi="Lora"/>
          <w:color w:val="666666"/>
          <w:vertAlign w:val="superscript"/>
          <w:rtl w:val="0"/>
        </w:rPr>
        <w:t xml:space="preserve">h/2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nodes.</w:t>
      </w:r>
    </w:p>
    <w:p w:rsidR="00000000" w:rsidDel="00000000" w:rsidP="00000000" w:rsidRDefault="00000000" w:rsidRPr="00000000" w14:paraId="00000044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Nova Mono" w:cs="Nova Mono" w:eastAsia="Nova Mono" w:hAnsi="Nova Mono"/>
          <w:color w:val="666666"/>
          <w:rtl w:val="0"/>
        </w:rPr>
        <w:t xml:space="preserve">We have proved that n ≥ N(h) &gt; 2</w:t>
      </w:r>
      <w:r w:rsidDel="00000000" w:rsidR="00000000" w:rsidRPr="00000000">
        <w:rPr>
          <w:rFonts w:ascii="Lora" w:cs="Lora" w:eastAsia="Lora" w:hAnsi="Lora"/>
          <w:color w:val="666666"/>
          <w:vertAlign w:val="superscript"/>
          <w:rtl w:val="0"/>
        </w:rPr>
        <w:t xml:space="preserve">h/2</w:t>
      </w:r>
      <w:r w:rsidDel="00000000" w:rsidR="00000000" w:rsidRPr="00000000">
        <w:rPr>
          <w:rFonts w:ascii="Nova Mono" w:cs="Nova Mono" w:eastAsia="Nova Mono" w:hAnsi="Nova Mono"/>
          <w:color w:val="666666"/>
          <w:rtl w:val="0"/>
        </w:rPr>
        <w:t xml:space="preserve"> → n &gt; 2</w:t>
      </w:r>
      <w:r w:rsidDel="00000000" w:rsidR="00000000" w:rsidRPr="00000000">
        <w:rPr>
          <w:rFonts w:ascii="Lora" w:cs="Lora" w:eastAsia="Lora" w:hAnsi="Lora"/>
          <w:color w:val="666666"/>
          <w:vertAlign w:val="superscript"/>
          <w:rtl w:val="0"/>
        </w:rPr>
        <w:t xml:space="preserve">h/2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</w:t>
      </w:r>
    </w:p>
    <w:p w:rsidR="00000000" w:rsidDel="00000000" w:rsidP="00000000" w:rsidRDefault="00000000" w:rsidRPr="00000000" w14:paraId="00000046">
      <w:pPr>
        <w:ind w:left="720" w:firstLine="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Now we invert back: h &lt; 2log(n)</w:t>
        <w:tab/>
        <w:tab/>
        <w:tab/>
        <w:tab/>
        <w:tab/>
        <w:t xml:space="preserve"> </w:t>
        <w:tab/>
        <w:tab/>
        <w:t xml:space="preserve">QED</w:t>
      </w:r>
    </w:p>
    <w:p w:rsidR="00000000" w:rsidDel="00000000" w:rsidP="00000000" w:rsidRDefault="00000000" w:rsidRPr="00000000" w14:paraId="00000047">
      <w:pPr>
        <w:ind w:firstLine="720"/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Lora" w:cs="Lora" w:eastAsia="Lora" w:hAnsi="Lora"/>
          <w:b w:val="1"/>
          <w:color w:val="666666"/>
          <w:shd w:fill="ffe599" w:val="clear"/>
        </w:rPr>
      </w:pPr>
      <w:r w:rsidDel="00000000" w:rsidR="00000000" w:rsidRPr="00000000">
        <w:rPr>
          <w:rFonts w:ascii="Lora" w:cs="Lora" w:eastAsia="Lora" w:hAnsi="Lora"/>
          <w:b w:val="1"/>
          <w:color w:val="666666"/>
          <w:shd w:fill="ffe599" w:val="clear"/>
          <w:rtl w:val="0"/>
        </w:rPr>
        <w:t xml:space="preserve">Note: This theorem will give a very loose bound as a result of our lower bounding of the formula. But if we want to calculate N(h), we need to calculate using the recursive formula:</w:t>
      </w:r>
    </w:p>
    <w:p w:rsidR="00000000" w:rsidDel="00000000" w:rsidP="00000000" w:rsidRDefault="00000000" w:rsidRPr="00000000" w14:paraId="00000049">
      <w:pPr>
        <w:ind w:firstLine="720"/>
        <w:rPr>
          <w:rFonts w:ascii="Lora" w:cs="Lora" w:eastAsia="Lora" w:hAnsi="Lora"/>
          <w:b w:val="1"/>
          <w:color w:val="666666"/>
          <w:shd w:fill="ffe599" w:val="clear"/>
        </w:rPr>
      </w:pPr>
      <w:r w:rsidDel="00000000" w:rsidR="00000000" w:rsidRPr="00000000">
        <w:rPr>
          <w:rFonts w:ascii="Lora" w:cs="Lora" w:eastAsia="Lora" w:hAnsi="Lora"/>
          <w:b w:val="1"/>
          <w:color w:val="666666"/>
          <w:shd w:fill="ffe599" w:val="clear"/>
          <w:rtl w:val="0"/>
        </w:rPr>
        <w:t xml:space="preserve"> </w:t>
      </w:r>
      <w:r w:rsidDel="00000000" w:rsidR="00000000" w:rsidRPr="00000000">
        <w:rPr>
          <w:rFonts w:ascii="Lora" w:cs="Lora" w:eastAsia="Lora" w:hAnsi="Lora"/>
          <w:b w:val="1"/>
          <w:color w:val="666666"/>
          <w:u w:val="single"/>
          <w:shd w:fill="ffe599" w:val="clear"/>
          <w:rtl w:val="0"/>
        </w:rPr>
        <w:t xml:space="preserve">N(h) = 1 + N(h - 1) + N(h - 2)</w:t>
      </w:r>
      <w:r w:rsidDel="00000000" w:rsidR="00000000" w:rsidRPr="00000000">
        <w:rPr>
          <w:rFonts w:ascii="Lora" w:cs="Lora" w:eastAsia="Lora" w:hAnsi="Lora"/>
          <w:b w:val="1"/>
          <w:color w:val="666666"/>
          <w:shd w:fill="ffe599" w:val="clear"/>
          <w:rtl w:val="0"/>
        </w:rPr>
        <w:t xml:space="preserve">, </w:t>
      </w:r>
    </w:p>
    <w:p w:rsidR="00000000" w:rsidDel="00000000" w:rsidP="00000000" w:rsidRDefault="00000000" w:rsidRPr="00000000" w14:paraId="0000004A">
      <w:pPr>
        <w:rPr>
          <w:rFonts w:ascii="Lora" w:cs="Lora" w:eastAsia="Lora" w:hAnsi="Lora"/>
          <w:i w:val="1"/>
          <w:color w:val="666666"/>
          <w:shd w:fill="ffe599" w:val="clear"/>
        </w:rPr>
      </w:pPr>
      <w:r w:rsidDel="00000000" w:rsidR="00000000" w:rsidRPr="00000000">
        <w:rPr>
          <w:rFonts w:ascii="Lora" w:cs="Lora" w:eastAsia="Lora" w:hAnsi="Lora"/>
          <w:b w:val="1"/>
          <w:color w:val="666666"/>
          <w:shd w:fill="ffe599" w:val="clear"/>
          <w:rtl w:val="0"/>
        </w:rPr>
        <w:t xml:space="preserve">which is a more precise bound</w:t>
      </w:r>
      <w:r w:rsidDel="00000000" w:rsidR="00000000" w:rsidRPr="00000000">
        <w:rPr>
          <w:rFonts w:ascii="Lora" w:cs="Lora" w:eastAsia="Lora" w:hAnsi="Lora"/>
          <w:i w:val="1"/>
          <w:color w:val="666666"/>
          <w:shd w:fill="ffe599" w:val="clear"/>
          <w:rtl w:val="0"/>
        </w:rPr>
        <w:t xml:space="preserve">.</w:t>
      </w:r>
    </w:p>
    <w:p w:rsidR="00000000" w:rsidDel="00000000" w:rsidP="00000000" w:rsidRDefault="00000000" w:rsidRPr="00000000" w14:paraId="0000004B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sectPr>
      <w:headerReference r:id="rId23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or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  <w:font w:name="Open Sans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Style w:val="Title"/>
      <w:keepNext w:val="0"/>
      <w:keepLines w:val="0"/>
      <w:spacing w:after="0" w:line="240" w:lineRule="auto"/>
      <w:rPr>
        <w:rFonts w:ascii="Economica" w:cs="Economica" w:eastAsia="Economica" w:hAnsi="Economica"/>
        <w:b w:val="1"/>
        <w:color w:val="666666"/>
        <w:sz w:val="60"/>
        <w:szCs w:val="60"/>
      </w:rPr>
    </w:pPr>
    <w:bookmarkStart w:colFirst="0" w:colLast="0" w:name="_nrnw03t7conb" w:id="6"/>
    <w:bookmarkEnd w:id="6"/>
    <w:r w:rsidDel="00000000" w:rsidR="00000000" w:rsidRPr="00000000">
      <w:rPr>
        <w:rFonts w:ascii="Economica" w:cs="Economica" w:eastAsia="Economica" w:hAnsi="Economica"/>
        <w:b w:val="1"/>
        <w:color w:val="666666"/>
        <w:sz w:val="60"/>
        <w:szCs w:val="60"/>
        <w:rtl w:val="0"/>
      </w:rPr>
      <w:t xml:space="preserve">CS 225 Spring 2019 :: TA Lecture Notes </w:t>
    </w:r>
  </w:p>
  <w:p w:rsidR="00000000" w:rsidDel="00000000" w:rsidP="00000000" w:rsidRDefault="00000000" w:rsidRPr="00000000" w14:paraId="0000004D">
    <w:pPr>
      <w:pStyle w:val="Title"/>
      <w:keepNext w:val="0"/>
      <w:keepLines w:val="0"/>
      <w:spacing w:after="0" w:line="240" w:lineRule="auto"/>
      <w:rPr/>
    </w:pPr>
    <w:bookmarkStart w:colFirst="0" w:colLast="0" w:name="_6tauivf3976u" w:id="7"/>
    <w:bookmarkEnd w:id="7"/>
    <w:r w:rsidDel="00000000" w:rsidR="00000000" w:rsidRPr="00000000">
      <w:rPr>
        <w:rFonts w:ascii="Economica" w:cs="Economica" w:eastAsia="Economica" w:hAnsi="Economica"/>
        <w:b w:val="1"/>
        <w:color w:val="666666"/>
        <w:sz w:val="60"/>
        <w:szCs w:val="60"/>
        <w:rtl w:val="0"/>
      </w:rPr>
      <w:t xml:space="preserve">3/1  AVL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E">
    <w:pPr>
      <w:pStyle w:val="Subtitle"/>
      <w:keepNext w:val="0"/>
      <w:keepLines w:val="0"/>
      <w:spacing w:after="0" w:before="200" w:line="240" w:lineRule="auto"/>
      <w:rPr>
        <w:rFonts w:ascii="Economica" w:cs="Economica" w:eastAsia="Economica" w:hAnsi="Economica"/>
        <w:sz w:val="28"/>
        <w:szCs w:val="28"/>
      </w:rPr>
    </w:pPr>
    <w:bookmarkStart w:colFirst="0" w:colLast="0" w:name="_37lxvx553323" w:id="8"/>
    <w:bookmarkEnd w:id="8"/>
    <w:r w:rsidDel="00000000" w:rsidR="00000000" w:rsidRPr="00000000">
      <w:rPr>
        <w:rFonts w:ascii="Economica" w:cs="Economica" w:eastAsia="Economica" w:hAnsi="Economica"/>
        <w:sz w:val="28"/>
        <w:szCs w:val="28"/>
        <w:rtl w:val="0"/>
      </w:rPr>
      <w:t xml:space="preserve">By Wenjie</w:t>
    </w:r>
  </w:p>
  <w:p w:rsidR="00000000" w:rsidDel="00000000" w:rsidP="00000000" w:rsidRDefault="00000000" w:rsidRPr="00000000" w14:paraId="0000004F">
    <w:pPr>
      <w:spacing w:before="200" w:line="360" w:lineRule="auto"/>
      <w:rPr/>
    </w:pPr>
    <w:r w:rsidDel="00000000" w:rsidR="00000000" w:rsidRPr="00000000">
      <w:rPr>
        <w:rFonts w:ascii="Open Sans" w:cs="Open Sans" w:eastAsia="Open Sans" w:hAnsi="Open Sans"/>
        <w:sz w:val="24"/>
        <w:szCs w:val="24"/>
      </w:rPr>
      <w:drawing>
        <wp:inline distB="114300" distT="114300" distL="114300" distR="114300">
          <wp:extent cx="5943600" cy="38100"/>
          <wp:effectExtent b="0" l="0" r="0" t="0"/>
          <wp:docPr descr="horizontal line" id="4" name="image16.png"/>
          <a:graphic>
            <a:graphicData uri="http://schemas.openxmlformats.org/drawingml/2006/picture">
              <pic:pic>
                <pic:nvPicPr>
                  <pic:cNvPr descr="horizontal line" id="0" name="image16.png"/>
                  <pic:cNvPicPr preferRelativeResize="0"/>
                </pic:nvPicPr>
                <pic:blipFill>
                  <a:blip r:embed="rId1">
                    <a:alphaModFix amt="51000"/>
                  </a:blip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7.png"/><Relationship Id="rId22" Type="http://schemas.openxmlformats.org/officeDocument/2006/relationships/image" Target="media/image5.png"/><Relationship Id="rId10" Type="http://schemas.openxmlformats.org/officeDocument/2006/relationships/image" Target="media/image11.png"/><Relationship Id="rId21" Type="http://schemas.openxmlformats.org/officeDocument/2006/relationships/image" Target="media/image6.png"/><Relationship Id="rId13" Type="http://schemas.openxmlformats.org/officeDocument/2006/relationships/image" Target="media/image13.png"/><Relationship Id="rId12" Type="http://schemas.openxmlformats.org/officeDocument/2006/relationships/image" Target="media/image7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15" Type="http://schemas.openxmlformats.org/officeDocument/2006/relationships/image" Target="media/image1.png"/><Relationship Id="rId14" Type="http://schemas.openxmlformats.org/officeDocument/2006/relationships/image" Target="media/image10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5.png"/><Relationship Id="rId18" Type="http://schemas.openxmlformats.org/officeDocument/2006/relationships/image" Target="media/image9.png"/><Relationship Id="rId7" Type="http://schemas.openxmlformats.org/officeDocument/2006/relationships/image" Target="media/image19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bold.ttf"/><Relationship Id="rId10" Type="http://schemas.openxmlformats.org/officeDocument/2006/relationships/font" Target="fonts/OpenSans-regular.ttf"/><Relationship Id="rId13" Type="http://schemas.openxmlformats.org/officeDocument/2006/relationships/font" Target="fonts/OpenSans-boldItalic.ttf"/><Relationship Id="rId12" Type="http://schemas.openxmlformats.org/officeDocument/2006/relationships/font" Target="fonts/OpenSans-italic.ttf"/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9" Type="http://schemas.openxmlformats.org/officeDocument/2006/relationships/font" Target="fonts/NovaMono-regular.ttf"/><Relationship Id="rId5" Type="http://schemas.openxmlformats.org/officeDocument/2006/relationships/font" Target="fonts/Lora-regular.ttf"/><Relationship Id="rId6" Type="http://schemas.openxmlformats.org/officeDocument/2006/relationships/font" Target="fonts/Lora-bold.ttf"/><Relationship Id="rId7" Type="http://schemas.openxmlformats.org/officeDocument/2006/relationships/font" Target="fonts/Lora-italic.ttf"/><Relationship Id="rId8" Type="http://schemas.openxmlformats.org/officeDocument/2006/relationships/font" Target="fonts/Lora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